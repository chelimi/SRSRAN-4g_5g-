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t xml:space="preserve">                                           </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sz w:val="80"/>
          <w:szCs w:val="80"/>
        </w:rPr>
      </w:pPr>
      <w:r>
        <w:rPr>
          <w:sz w:val="80"/>
          <w:szCs w:val="80"/>
        </w:rPr>
      </w:r>
    </w:p>
    <w:p>
      <w:pPr>
        <w:pStyle w:val="Normal"/>
        <w:jc w:val="center"/>
        <w:rPr>
          <w:b/>
          <w:b/>
          <w:bCs/>
          <w:sz w:val="80"/>
          <w:szCs w:val="80"/>
        </w:rPr>
      </w:pPr>
      <w:r>
        <w:rPr>
          <w:b/>
          <w:bCs/>
          <w:sz w:val="80"/>
          <w:szCs w:val="80"/>
        </w:rPr>
        <w:t xml:space="preserve"> </w:t>
      </w:r>
      <w:r>
        <w:rPr>
          <w:b/>
          <w:bCs/>
          <w:sz w:val="80"/>
          <w:szCs w:val="80"/>
        </w:rPr>
        <w:t>SRSRAN</w:t>
      </w:r>
    </w:p>
    <w:p>
      <w:pPr>
        <w:pStyle w:val="Normal"/>
        <w:jc w:val="center"/>
        <w:rPr>
          <w:sz w:val="56"/>
          <w:szCs w:val="56"/>
        </w:rPr>
      </w:pPr>
      <w:r>
        <w:rPr>
          <w:sz w:val="56"/>
          <w:szCs w:val="56"/>
        </w:rPr>
        <w:t>(Software Radio System Radio Access Network)</w:t>
      </w:r>
    </w:p>
    <w:p>
      <w:pPr>
        <w:pStyle w:val="Normal"/>
        <w:jc w:val="center"/>
        <w:rPr>
          <w:sz w:val="56"/>
          <w:szCs w:val="56"/>
        </w:rPr>
      </w:pPr>
      <w:r>
        <w:rPr>
          <w:sz w:val="56"/>
          <w:szCs w:val="56"/>
        </w:rPr>
      </w:r>
    </w:p>
    <w:p>
      <w:pPr>
        <w:pStyle w:val="Normal"/>
        <w:jc w:val="center"/>
        <w:rPr>
          <w:sz w:val="56"/>
          <w:szCs w:val="56"/>
        </w:rPr>
      </w:pPr>
      <w:r>
        <w:rPr>
          <w:sz w:val="56"/>
          <w:szCs w:val="56"/>
        </w:rPr>
        <w:drawing>
          <wp:anchor behindDoc="0" distT="0" distB="0" distL="0" distR="0" simplePos="0" locked="0" layoutInCell="1" allowOverlap="1" relativeHeight="3">
            <wp:simplePos x="0" y="0"/>
            <wp:positionH relativeFrom="column">
              <wp:posOffset>602615</wp:posOffset>
            </wp:positionH>
            <wp:positionV relativeFrom="paragraph">
              <wp:posOffset>55880</wp:posOffset>
            </wp:positionV>
            <wp:extent cx="5231765" cy="347027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5231765" cy="3470275"/>
                    </a:xfrm>
                    <a:prstGeom prst="rect">
                      <a:avLst/>
                    </a:prstGeom>
                  </pic:spPr>
                </pic:pic>
              </a:graphicData>
            </a:graphic>
          </wp:anchor>
        </w:drawing>
      </w:r>
    </w:p>
    <w:p>
      <w:pPr>
        <w:pStyle w:val="Normal"/>
        <w:jc w:val="center"/>
        <w:rPr>
          <w:sz w:val="56"/>
          <w:szCs w:val="56"/>
        </w:rPr>
      </w:pPr>
      <w:r>
        <w:rPr>
          <w:sz w:val="56"/>
          <w:szCs w:val="56"/>
        </w:rPr>
      </w:r>
    </w:p>
    <w:p>
      <w:pPr>
        <w:pStyle w:val="Normal"/>
        <w:jc w:val="center"/>
        <w:rPr>
          <w:sz w:val="56"/>
          <w:szCs w:val="56"/>
        </w:rPr>
      </w:pPr>
      <w:r>
        <w:rPr>
          <w:sz w:val="56"/>
          <w:szCs w:val="56"/>
        </w:rPr>
      </w:r>
    </w:p>
    <w:p>
      <w:pPr>
        <w:pStyle w:val="Normal"/>
        <w:jc w:val="center"/>
        <w:rPr>
          <w:sz w:val="56"/>
          <w:szCs w:val="56"/>
        </w:rPr>
      </w:pPr>
      <w:r>
        <w:rPr>
          <w:sz w:val="56"/>
          <w:szCs w:val="56"/>
        </w:rPr>
      </w:r>
    </w:p>
    <w:p>
      <w:pPr>
        <w:pStyle w:val="Normal"/>
        <w:jc w:val="center"/>
        <w:rPr>
          <w:sz w:val="56"/>
          <w:szCs w:val="56"/>
        </w:rPr>
      </w:pPr>
      <w:r>
        <w:rPr>
          <w:sz w:val="56"/>
          <w:szCs w:val="56"/>
        </w:rPr>
      </w:r>
    </w:p>
    <w:p>
      <w:pPr>
        <w:pStyle w:val="Normal"/>
        <w:jc w:val="center"/>
        <w:rPr>
          <w:sz w:val="56"/>
          <w:szCs w:val="56"/>
        </w:rPr>
      </w:pPr>
      <w:r>
        <w:rPr>
          <w:sz w:val="56"/>
          <w:szCs w:val="56"/>
        </w:rPr>
      </w:r>
    </w:p>
    <w:p>
      <w:pPr>
        <w:pStyle w:val="Normal"/>
        <w:jc w:val="center"/>
        <w:rPr>
          <w:sz w:val="56"/>
          <w:szCs w:val="56"/>
        </w:rPr>
      </w:pPr>
      <w:r>
        <w:rPr>
          <w:sz w:val="56"/>
          <w:szCs w:val="56"/>
        </w:rPr>
      </w:r>
    </w:p>
    <w:p>
      <w:pPr>
        <w:pStyle w:val="Normal"/>
        <w:jc w:val="center"/>
        <w:rPr>
          <w:sz w:val="56"/>
          <w:szCs w:val="56"/>
        </w:rPr>
      </w:pPr>
      <w:r>
        <w:rPr>
          <w:sz w:val="56"/>
          <w:szCs w:val="56"/>
        </w:rPr>
      </w:r>
    </w:p>
    <w:p>
      <w:pPr>
        <w:pStyle w:val="Normal"/>
        <w:jc w:val="center"/>
        <w:rPr>
          <w:sz w:val="44"/>
          <w:szCs w:val="44"/>
        </w:rPr>
      </w:pPr>
      <w:r>
        <w:rPr>
          <w:sz w:val="44"/>
          <w:szCs w:val="44"/>
        </w:rPr>
      </w:r>
    </w:p>
    <w:p>
      <w:pPr>
        <w:pStyle w:val="Normal"/>
        <w:rPr>
          <w:b/>
          <w:b/>
          <w:bCs/>
          <w:sz w:val="44"/>
          <w:szCs w:val="44"/>
        </w:rPr>
      </w:pPr>
      <w:r>
        <w:rPr>
          <w:b/>
          <w:bCs/>
          <w:sz w:val="44"/>
          <w:szCs w:val="44"/>
        </w:rPr>
      </w:r>
    </w:p>
    <w:p>
      <w:pPr>
        <w:pStyle w:val="Normal"/>
        <w:rPr>
          <w:b/>
          <w:b/>
          <w:bCs/>
          <w:sz w:val="44"/>
          <w:szCs w:val="44"/>
        </w:rPr>
      </w:pPr>
      <w:r>
        <w:rPr>
          <w:b/>
          <w:bCs/>
          <w:sz w:val="44"/>
          <w:szCs w:val="44"/>
        </w:rPr>
      </w:r>
    </w:p>
    <w:p>
      <w:pPr>
        <w:pStyle w:val="Normal"/>
        <w:rPr>
          <w:b/>
          <w:b/>
          <w:bCs/>
          <w:sz w:val="44"/>
          <w:szCs w:val="44"/>
        </w:rPr>
      </w:pPr>
      <w:r>
        <w:rPr>
          <w:b/>
          <w:bCs/>
          <w:sz w:val="44"/>
          <w:szCs w:val="44"/>
        </w:rPr>
        <w:t xml:space="preserve">                                                                                                          </w:t>
      </w:r>
    </w:p>
    <w:p>
      <w:pPr>
        <w:pStyle w:val="Normal"/>
        <w:rPr>
          <w:b/>
          <w:b/>
          <w:bCs/>
          <w:sz w:val="44"/>
          <w:szCs w:val="44"/>
        </w:rPr>
      </w:pPr>
      <w:r>
        <w:rPr>
          <w:b/>
          <w:bCs/>
          <w:sz w:val="44"/>
          <w:szCs w:val="44"/>
        </w:rPr>
      </w:r>
    </w:p>
    <w:p>
      <w:pPr>
        <w:pStyle w:val="Normal"/>
        <w:rPr>
          <w:b/>
          <w:b/>
          <w:bCs/>
          <w:sz w:val="44"/>
          <w:szCs w:val="44"/>
        </w:rPr>
      </w:pPr>
      <w:r>
        <w:rPr>
          <w:b/>
          <w:bCs/>
          <w:sz w:val="44"/>
          <w:szCs w:val="44"/>
        </w:rPr>
      </w:r>
    </w:p>
    <w:p>
      <w:pPr>
        <w:pStyle w:val="Normal"/>
        <w:rPr>
          <w:b/>
          <w:b/>
          <w:bCs/>
          <w:sz w:val="44"/>
          <w:szCs w:val="44"/>
        </w:rPr>
      </w:pPr>
      <w:r>
        <w:rPr>
          <w:b/>
          <w:bCs/>
          <w:sz w:val="44"/>
          <w:szCs w:val="44"/>
        </w:rPr>
        <w:t>Introduction to SRSRAN</w:t>
      </w:r>
    </w:p>
    <w:p>
      <w:pPr>
        <w:pStyle w:val="DNALTUntertitel"/>
        <w:numPr>
          <w:ilvl w:val="0"/>
          <w:numId w:val="1"/>
        </w:numPr>
        <w:jc w:val="left"/>
        <w:rPr>
          <w:sz w:val="28"/>
          <w:szCs w:val="28"/>
        </w:rPr>
      </w:pPr>
      <w:r>
        <w:rPr>
          <w:sz w:val="28"/>
          <w:szCs w:val="28"/>
        </w:rPr>
        <w:t>The SRS-RAN project aims to provide an open-source implementation of the LTE(long term evolution) radio access network, allowing researchers, developers, and enthusiasts to experiment with and contribute to the development of LTE networks.</w:t>
      </w:r>
    </w:p>
    <w:p>
      <w:pPr>
        <w:pStyle w:val="DNALTUntertitel"/>
        <w:ind w:left="720" w:hanging="0"/>
        <w:jc w:val="left"/>
        <w:rPr>
          <w:sz w:val="28"/>
          <w:szCs w:val="28"/>
        </w:rPr>
      </w:pPr>
      <w:r>
        <w:rPr>
          <w:sz w:val="28"/>
          <w:szCs w:val="28"/>
        </w:rPr>
      </w:r>
    </w:p>
    <w:p>
      <w:pPr>
        <w:pStyle w:val="DNALTUntertitel"/>
        <w:numPr>
          <w:ilvl w:val="0"/>
          <w:numId w:val="1"/>
        </w:numPr>
        <w:jc w:val="left"/>
        <w:rPr>
          <w:sz w:val="28"/>
          <w:szCs w:val="28"/>
        </w:rPr>
      </w:pPr>
      <w:r>
        <w:rPr>
          <w:sz w:val="28"/>
          <w:szCs w:val="28"/>
        </w:rPr>
        <w:t xml:space="preserve">It focuses on implementing LTE (4G) radio access networks through the innovative use of software-defined radio (SDR) technology.  </w:t>
      </w:r>
    </w:p>
    <w:p>
      <w:pPr>
        <w:pStyle w:val="DNALTUntertitel"/>
        <w:ind w:left="720" w:hanging="0"/>
        <w:jc w:val="left"/>
        <w:rPr>
          <w:sz w:val="28"/>
          <w:szCs w:val="28"/>
        </w:rPr>
      </w:pPr>
      <w:r>
        <w:rPr>
          <w:sz w:val="28"/>
          <w:szCs w:val="28"/>
        </w:rPr>
      </w:r>
    </w:p>
    <w:p>
      <w:pPr>
        <w:pStyle w:val="DNALTUntertitel"/>
        <w:numPr>
          <w:ilvl w:val="0"/>
          <w:numId w:val="1"/>
        </w:numPr>
        <w:jc w:val="left"/>
        <w:rPr>
          <w:sz w:val="28"/>
          <w:szCs w:val="28"/>
        </w:rPr>
      </w:pPr>
      <w:r>
        <w:rPr>
          <w:sz w:val="28"/>
          <w:szCs w:val="28"/>
        </w:rPr>
        <w:t xml:space="preserve"> </w:t>
      </w:r>
      <w:r>
        <w:rPr>
          <w:sz w:val="28"/>
          <w:szCs w:val="28"/>
        </w:rPr>
        <w:t>Srslte provide an end to end software solution  open source for a 4g network.we include a full stack application for us enodeb and epc application.</w:t>
      </w:r>
    </w:p>
    <w:p>
      <w:pPr>
        <w:pStyle w:val="DNALTUntertitel"/>
        <w:ind w:left="720" w:hanging="0"/>
        <w:jc w:val="left"/>
        <w:rPr>
          <w:sz w:val="28"/>
          <w:szCs w:val="28"/>
        </w:rPr>
      </w:pPr>
      <w:r>
        <w:rPr>
          <w:sz w:val="28"/>
          <w:szCs w:val="28"/>
        </w:rPr>
      </w:r>
    </w:p>
    <w:p>
      <w:pPr>
        <w:pStyle w:val="DNALTUntertitel"/>
        <w:numPr>
          <w:ilvl w:val="0"/>
          <w:numId w:val="1"/>
        </w:numPr>
        <w:jc w:val="left"/>
        <w:rPr>
          <w:sz w:val="28"/>
          <w:szCs w:val="28"/>
        </w:rPr>
      </w:pPr>
      <w:r>
        <w:rPr>
          <w:sz w:val="28"/>
          <w:szCs w:val="28"/>
        </w:rPr>
        <w:t>This is a Software written in c and c++ targetting  X86 and arm processor and deployable and runnable on the laptop.</w:t>
      </w:r>
    </w:p>
    <w:p>
      <w:pPr>
        <w:pStyle w:val="DNALTUntertitel"/>
        <w:ind w:left="720" w:hanging="0"/>
        <w:jc w:val="left"/>
        <w:rPr>
          <w:b/>
          <w:b/>
          <w:bCs/>
          <w:sz w:val="28"/>
          <w:szCs w:val="28"/>
        </w:rPr>
      </w:pPr>
      <w:r>
        <w:rPr>
          <w:b/>
          <w:bCs/>
          <w:sz w:val="28"/>
          <w:szCs w:val="28"/>
        </w:rPr>
      </w:r>
    </w:p>
    <w:p>
      <w:pPr>
        <w:pStyle w:val="DNALTUntertitel"/>
        <w:numPr>
          <w:ilvl w:val="0"/>
          <w:numId w:val="1"/>
        </w:numPr>
        <w:jc w:val="left"/>
        <w:rPr>
          <w:sz w:val="28"/>
          <w:szCs w:val="28"/>
        </w:rPr>
      </w:pPr>
      <w:r>
        <w:rPr>
          <w:sz w:val="28"/>
          <w:szCs w:val="28"/>
        </w:rPr>
        <w:t>Srslte  name is updated to srs ran as we moved into 5g and the core and the focus on the ran itself and the enode b or gnobe b.</w:t>
      </w:r>
    </w:p>
    <w:p>
      <w:pPr>
        <w:pStyle w:val="DNALTUntertitel"/>
        <w:ind w:left="720" w:hanging="0"/>
        <w:jc w:val="left"/>
        <w:rPr>
          <w:sz w:val="28"/>
          <w:szCs w:val="28"/>
        </w:rPr>
      </w:pPr>
      <w:r>
        <w:rPr>
          <w:sz w:val="28"/>
          <w:szCs w:val="28"/>
        </w:rPr>
      </w:r>
    </w:p>
    <w:p>
      <w:pPr>
        <w:pStyle w:val="Normal"/>
        <w:numPr>
          <w:ilvl w:val="0"/>
          <w:numId w:val="1"/>
        </w:numPr>
        <w:rPr>
          <w:sz w:val="28"/>
          <w:szCs w:val="28"/>
        </w:rPr>
      </w:pPr>
      <w:r>
        <w:rPr>
          <w:sz w:val="28"/>
          <w:szCs w:val="28"/>
        </w:rPr>
        <w:t>Most trusted open-source software for mobile networks.</w:t>
      </w:r>
    </w:p>
    <w:p>
      <w:pPr>
        <w:pStyle w:val="Normal"/>
        <w:ind w:left="720" w:hanging="0"/>
        <w:rPr>
          <w:sz w:val="28"/>
          <w:szCs w:val="28"/>
        </w:rPr>
      </w:pPr>
      <w:r>
        <w:rPr>
          <w:sz w:val="28"/>
          <w:szCs w:val="28"/>
        </w:rPr>
      </w:r>
    </w:p>
    <w:p>
      <w:pPr>
        <w:pStyle w:val="TextBody"/>
        <w:numPr>
          <w:ilvl w:val="0"/>
          <w:numId w:val="1"/>
        </w:numPr>
        <w:rPr/>
      </w:pPr>
      <w:r>
        <w:rPr>
          <w:rStyle w:val="StrongEmphasis"/>
          <w:sz w:val="28"/>
          <w:szCs w:val="28"/>
          <w:bdr w:val="single" w:sz="2" w:space="1" w:color="D9D9E3"/>
        </w:rPr>
        <w:t>Software Radio Systems (SRS:</w:t>
      </w:r>
      <w:r>
        <w:rPr>
          <w:sz w:val="28"/>
          <w:szCs w:val="28"/>
        </w:rPr>
        <w:t>This refers to the organization or company that initiated the development of SRS-RAN. They specialize in software-defined radio solutions, and SRS-RAN is one of their projects.</w:t>
      </w:r>
    </w:p>
    <w:p>
      <w:pPr>
        <w:pStyle w:val="TextBody"/>
        <w:numPr>
          <w:ilvl w:val="0"/>
          <w:numId w:val="1"/>
        </w:numPr>
        <w:rPr/>
      </w:pPr>
      <w:r>
        <w:rPr>
          <w:rStyle w:val="StrongEmphasis"/>
          <w:sz w:val="28"/>
          <w:szCs w:val="28"/>
          <w:bdr w:val="single" w:sz="2" w:space="1" w:color="D9D9E3"/>
        </w:rPr>
        <w:t>Radio Access Network (RAN):</w:t>
      </w:r>
      <w:r>
        <w:rPr>
          <w:sz w:val="28"/>
          <w:szCs w:val="28"/>
        </w:rPr>
        <w:t xml:space="preserve"> In telecommunications, a RAN is a part of a mobile telecommunication system that connects user devices (such as mobile phones) to the core network. It includes elements like base stations (eNodeB in LTE) and the radio frequency (RF) components responsible for wireless communication.</w:t>
      </w:r>
    </w:p>
    <w:p>
      <w:pPr>
        <w:pStyle w:val="TextBody"/>
        <w:numPr>
          <w:ilvl w:val="0"/>
          <w:numId w:val="1"/>
        </w:numPr>
        <w:rPr/>
      </w:pPr>
      <w:r>
        <w:rPr>
          <w:rStyle w:val="StrongEmphasis"/>
          <w:sz w:val="28"/>
          <w:szCs w:val="28"/>
          <w:bdr w:val="single" w:sz="2" w:space="1" w:color="D9D9E3"/>
        </w:rPr>
        <w:t>Software-Defined Radio (SDR):</w:t>
      </w:r>
      <w:r>
        <w:rPr>
          <w:sz w:val="28"/>
          <w:szCs w:val="28"/>
        </w:rPr>
        <w:t xml:space="preserve"> SDR is a technology that uses software to implement the functionality of certain hardware components traditionally found in radio communication systems. This allows for more flexibility and programmability in wireless communication.</w:t>
      </w:r>
    </w:p>
    <w:p>
      <w:pPr>
        <w:pStyle w:val="TextBody"/>
        <w:pBdr>
          <w:top w:val="single" w:sz="2" w:space="1" w:color="D9D9E3"/>
          <w:left w:val="single" w:sz="2" w:space="1" w:color="D9D9E3"/>
          <w:bottom w:val="single" w:sz="2" w:space="1" w:color="D9D9E3"/>
          <w:right w:val="single" w:sz="2" w:space="1" w:color="D9D9E3"/>
        </w:pBdr>
        <w:rPr>
          <w:sz w:val="28"/>
          <w:szCs w:val="28"/>
        </w:rPr>
      </w:pPr>
      <w:r>
        <w:rPr>
          <w:sz w:val="28"/>
          <w:szCs w:val="28"/>
        </w:rPr>
        <w:t>In the context of SRS-RAN, the combination of "Software Radio Systems" and "Radio Access Network" suggests that it is a software-based implementation of the LTE radio access network, utilizing the principles of software-defined radio.</w:t>
      </w:r>
    </w:p>
    <w:p>
      <w:pPr>
        <w:pStyle w:val="TextBody"/>
        <w:pBdr>
          <w:top w:val="single" w:sz="2" w:space="1" w:color="D9D9E3"/>
          <w:left w:val="single" w:sz="2" w:space="1" w:color="D9D9E3"/>
          <w:bottom w:val="single" w:sz="2" w:space="1" w:color="D9D9E3"/>
          <w:right w:val="single" w:sz="2" w:space="1" w:color="D9D9E3"/>
        </w:pBdr>
        <w:rPr>
          <w:sz w:val="28"/>
          <w:szCs w:val="28"/>
        </w:rPr>
      </w:pPr>
      <w:r>
        <w:rPr>
          <w:sz w:val="28"/>
          <w:szCs w:val="28"/>
        </w:rPr>
        <w:t>SRS-RAN provides an open-source framework that allows users to set up and experiment with LTE networks in a software environment, making it a valuable tool for educational purposes, research, and development in the field of wireless communication. Users can customize and modify the software to simulate various network configurations, making it a versatile platform for learning and innovation.</w:t>
      </w:r>
    </w:p>
    <w:p>
      <w:pPr>
        <w:pStyle w:val="Normal"/>
        <w:rPr>
          <w:sz w:val="28"/>
          <w:szCs w:val="28"/>
        </w:rPr>
      </w:pPr>
      <w:r>
        <w:rPr>
          <w:sz w:val="28"/>
          <w:szCs w:val="28"/>
        </w:rPr>
      </w:r>
    </w:p>
    <w:p>
      <w:pPr>
        <w:pStyle w:val="Normal"/>
        <w:rPr>
          <w:b/>
          <w:b/>
          <w:bCs/>
          <w:sz w:val="36"/>
          <w:szCs w:val="36"/>
        </w:rPr>
      </w:pPr>
      <w:r>
        <w:rPr>
          <w:b/>
          <w:bCs/>
          <w:sz w:val="36"/>
          <w:szCs w:val="36"/>
        </w:rPr>
        <w:t>Set up SRSRAN</w:t>
      </w:r>
    </w:p>
    <w:p>
      <w:pPr>
        <w:pStyle w:val="Normal"/>
        <w:rPr>
          <w:b/>
          <w:b/>
          <w:bCs/>
          <w:sz w:val="36"/>
          <w:szCs w:val="36"/>
        </w:rPr>
      </w:pPr>
      <w:r>
        <w:rPr>
          <w:b/>
          <w:bCs/>
          <w:sz w:val="36"/>
          <w:szCs w:val="36"/>
        </w:rPr>
      </w:r>
    </w:p>
    <w:p>
      <w:pPr>
        <w:pStyle w:val="Normal"/>
        <w:rPr>
          <w:b/>
          <w:b/>
          <w:bCs/>
          <w:color w:val="000000"/>
          <w:sz w:val="28"/>
          <w:szCs w:val="28"/>
        </w:rPr>
      </w:pPr>
      <w:r>
        <w:rPr>
          <w:bCs/>
          <w:color w:val="000000"/>
          <w:sz w:val="28"/>
          <w:szCs w:val="28"/>
        </w:rPr>
        <w:t xml:space="preserve">SRS-RAN (Software Radio Systems Radio Access Network) is typically connected to hardware through the use of Software-Defined Radio (SDR) devices. </w:t>
      </w:r>
    </w:p>
    <w:p>
      <w:pPr>
        <w:pStyle w:val="Normal"/>
        <w:rPr>
          <w:b/>
          <w:b/>
          <w:bCs/>
          <w:color w:val="000000"/>
          <w:sz w:val="28"/>
          <w:szCs w:val="28"/>
        </w:rPr>
      </w:pPr>
      <w:r>
        <w:rPr>
          <w:bCs/>
          <w:color w:val="000000"/>
          <w:sz w:val="28"/>
          <w:szCs w:val="28"/>
        </w:rPr>
        <w:t>SDR is a technology that allows the flexible implementation of radio communication systems using software on a general-purpose computer, coupled with a hardware interface for radio frequency (RF) signal processing.</w:t>
      </w:r>
    </w:p>
    <w:p>
      <w:pPr>
        <w:pStyle w:val="Normal"/>
        <w:rPr>
          <w:b/>
          <w:b/>
          <w:bCs/>
          <w:color w:val="000000"/>
          <w:sz w:val="28"/>
          <w:szCs w:val="28"/>
        </w:rPr>
      </w:pPr>
      <w:r>
        <w:rPr>
          <w:b/>
          <w:bCs/>
          <w:color w:val="000000"/>
          <w:sz w:val="28"/>
          <w:szCs w:val="28"/>
        </w:rPr>
      </w:r>
    </w:p>
    <w:p>
      <w:pPr>
        <w:pStyle w:val="Heading3"/>
        <w:rPr>
          <w:color w:val="000000"/>
        </w:rPr>
      </w:pPr>
      <w:r>
        <w:rPr>
          <w:b w:val="false"/>
          <w:color w:val="000000"/>
        </w:rPr>
        <w:t>Prerequisites:</w:t>
      </w:r>
    </w:p>
    <w:p>
      <w:pPr>
        <w:pStyle w:val="TextBody"/>
        <w:numPr>
          <w:ilvl w:val="0"/>
          <w:numId w:val="2"/>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Hardware:</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09"/>
          <w:tab w:val="left" w:pos="0" w:leader="none"/>
        </w:tabs>
        <w:spacing w:before="0" w:after="0"/>
        <w:rPr/>
      </w:pPr>
      <w:r>
        <w:rPr/>
        <w:t>Ensure that you have compatible SDR hardware. Commonly used devices include those from Ettus Research (USRP series), Lime Microsystems, or others.</w:t>
      </w:r>
    </w:p>
    <w:p>
      <w:pPr>
        <w:pStyle w:val="TextBody"/>
        <w:numPr>
          <w:ilvl w:val="0"/>
          <w:numId w:val="2"/>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Software Dependencies:</w:t>
      </w:r>
    </w:p>
    <w:p>
      <w:pPr>
        <w:pStyle w:val="TextBody"/>
        <w:numPr>
          <w:ilvl w:val="1"/>
          <w:numId w:val="2"/>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Install required software dependencies, including libraries and tools needed for building and running SRS-RAN. Refer to the official SRS-RAN documentation for specific requirements.</w:t>
      </w:r>
    </w:p>
    <w:p>
      <w:pPr>
        <w:pStyle w:val="Heading3"/>
        <w:pBdr>
          <w:top w:val="single" w:sz="2" w:space="1" w:color="D9D9E3"/>
          <w:left w:val="single" w:sz="2" w:space="1" w:color="D9D9E3"/>
          <w:bottom w:val="single" w:sz="2" w:space="1" w:color="D9D9E3"/>
          <w:right w:val="single" w:sz="2" w:space="1" w:color="D9D9E3"/>
        </w:pBdr>
        <w:rPr/>
      </w:pPr>
      <w:r>
        <w:rPr/>
        <w:t>Installation:</w:t>
      </w:r>
    </w:p>
    <w:p>
      <w:pPr>
        <w:pStyle w:val="TextBody"/>
        <w:numPr>
          <w:ilvl w:val="0"/>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 w:val="false"/>
          <w:bCs w:val="false"/>
          <w:bdr w:val="single" w:sz="2" w:space="1" w:color="D9D9E3"/>
        </w:rPr>
        <w:t>sudo apt-get install cmake make gcc g++ pkg-config libfftw3-dev libmbedtls-dev libsctp-dev libyaml-cpp-dev libgtest-dev</w:t>
      </w:r>
    </w:p>
    <w:p>
      <w:pPr>
        <w:pStyle w:val="TextBody"/>
        <w:numPr>
          <w:ilvl w:val="0"/>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Clone the SRS-RAN Repository:</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Clone the SRS-RAN repository from the official GitHub page:</w:t>
      </w:r>
    </w:p>
    <w:p>
      <w:pPr>
        <w:pStyle w:val="PreformattedText"/>
        <w:pBdr>
          <w:top w:val="single" w:sz="2" w:space="1" w:color="D9D9E3"/>
          <w:left w:val="single" w:sz="2" w:space="1" w:color="D9D9E3"/>
          <w:bottom w:val="single" w:sz="2" w:space="1" w:color="D9D9E3"/>
          <w:right w:val="single" w:sz="2" w:space="1" w:color="D9D9E3"/>
        </w:pBdr>
        <w:spacing w:before="0" w:after="283"/>
        <w:ind w:left="1414" w:hanging="0"/>
        <w:rPr/>
      </w:pPr>
      <w:r>
        <w:rPr>
          <w:rStyle w:val="SourceText"/>
          <w:bdr w:val="single" w:sz="2" w:space="1" w:color="D9D9E3"/>
        </w:rPr>
        <w:t>git clone https://github.com/srsRAN/srsRAN_Project.git</w:t>
      </w:r>
    </w:p>
    <w:p>
      <w:pPr>
        <w:pStyle w:val="TextBody"/>
        <w:numPr>
          <w:ilvl w:val="0"/>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Install Dependencies:</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09"/>
          <w:tab w:val="left" w:pos="0" w:leader="none"/>
        </w:tabs>
        <w:spacing w:before="0" w:after="0"/>
        <w:rPr/>
      </w:pPr>
      <w:r>
        <w:rPr/>
        <w:t>Follow the instructions in the SRS-RAN documentation to install any additional dependencies required for your operating system.</w:t>
      </w:r>
    </w:p>
    <w:p>
      <w:pPr>
        <w:pStyle w:val="TextBody"/>
        <w:numPr>
          <w:ilvl w:val="0"/>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Build SRS-RAN:</w:t>
      </w:r>
    </w:p>
    <w:p>
      <w:pPr>
        <w:pStyle w:val="TextBody"/>
        <w:numPr>
          <w:ilvl w:val="1"/>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Navigate to the SRS-RAN directory and build the software:</w:t>
      </w:r>
    </w:p>
    <w:p>
      <w:pPr>
        <w:pStyle w:val="PreformattedText"/>
        <w:pBdr>
          <w:top w:val="single" w:sz="2" w:space="1" w:color="D9D9E3"/>
          <w:left w:val="single" w:sz="2" w:space="1" w:color="D9D9E3"/>
          <w:bottom w:val="single" w:sz="2" w:space="1" w:color="D9D9E3"/>
          <w:right w:val="single" w:sz="2" w:space="1" w:color="D9D9E3"/>
        </w:pBdr>
        <w:ind w:left="1414" w:hanging="0"/>
        <w:rPr/>
      </w:pPr>
      <w:r>
        <w:rPr/>
        <w:t>cd srsRAN_Project</w:t>
      </w:r>
    </w:p>
    <w:p>
      <w:pPr>
        <w:pStyle w:val="PreformattedText"/>
        <w:numPr>
          <w:ilvl w:val="1"/>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mkdir build</w:t>
      </w:r>
    </w:p>
    <w:p>
      <w:pPr>
        <w:pStyle w:val="PreformattedText"/>
        <w:numPr>
          <w:ilvl w:val="1"/>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cd build</w:t>
      </w:r>
    </w:p>
    <w:p>
      <w:pPr>
        <w:pStyle w:val="PreformattedText"/>
        <w:numPr>
          <w:ilvl w:val="1"/>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cmake ../</w:t>
      </w:r>
    </w:p>
    <w:p>
      <w:pPr>
        <w:pStyle w:val="PreformattedText"/>
        <w:numPr>
          <w:ilvl w:val="1"/>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make -j $(nproc)</w:t>
      </w:r>
    </w:p>
    <w:p>
      <w:pPr>
        <w:pStyle w:val="PreformattedText"/>
        <w:numPr>
          <w:ilvl w:val="1"/>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make test -j $(nproc)</w:t>
      </w:r>
    </w:p>
    <w:p>
      <w:pPr>
        <w:pStyle w:val="PreformattedText"/>
        <w:numPr>
          <w:ilvl w:val="1"/>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sudo make install</w:t>
      </w:r>
    </w:p>
    <w:p>
      <w:pPr>
        <w:pStyle w:val="PreformattedText"/>
        <w:numPr>
          <w:ilvl w:val="1"/>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sudo add-apt-repository ppa:softwareradiosystems/srsran-project</w:t>
      </w:r>
    </w:p>
    <w:p>
      <w:pPr>
        <w:pStyle w:val="PreformattedText"/>
        <w:numPr>
          <w:ilvl w:val="1"/>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sudo apt-get update</w:t>
      </w:r>
    </w:p>
    <w:p>
      <w:pPr>
        <w:pStyle w:val="PreformattedText"/>
        <w:numPr>
          <w:ilvl w:val="1"/>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sudo apt-get install srsran-project -y</w:t>
      </w:r>
    </w:p>
    <w:p>
      <w:pPr>
        <w:pStyle w:val="PreformattedText"/>
        <w:numPr>
          <w:ilvl w:val="1"/>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sudo gnb -c filename</w:t>
      </w:r>
    </w:p>
    <w:p>
      <w:pPr>
        <w:pStyle w:val="Heading2"/>
        <w:pBdr>
          <w:top w:val="single" w:sz="2" w:space="1" w:color="D9D9E3"/>
          <w:left w:val="single" w:sz="2" w:space="1" w:color="D9D9E3"/>
          <w:bottom w:val="single" w:sz="2" w:space="1" w:color="D9D9E3"/>
          <w:right w:val="single" w:sz="2" w:space="1" w:color="D9D9E3"/>
        </w:pBdr>
        <w:ind w:left="1414" w:hanging="0"/>
        <w:rPr>
          <w:rFonts w:ascii="Ubuntu;sans-serif" w:hAnsi="Ubuntu;sans-serif"/>
          <w:color w:val="404040"/>
        </w:rPr>
      </w:pPr>
      <w:r>
        <w:rPr>
          <w:rFonts w:ascii="Ubuntu;sans-serif" w:hAnsi="Ubuntu;sans-serif"/>
          <w:color w:val="404040"/>
        </w:rPr>
        <w:t>PHY testvectors</w:t>
      </w:r>
    </w:p>
    <w:p>
      <w:pPr>
        <w:pStyle w:val="PreformattedText"/>
        <w:numPr>
          <w:ilvl w:val="1"/>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Sudo gedit tar -xzf phy_testvectors.tar.gz -C /path_to_your_local_repository/srsgnb/</w:t>
      </w:r>
    </w:p>
    <w:p>
      <w:pPr>
        <w:pStyle w:val="PreformattedText"/>
        <w:numPr>
          <w:ilvl w:val="1"/>
          <w:numId w:val="3"/>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option(USE_PHY_TESTVECTORS   "Enable testvector PHY tests"              ON)</w:t>
      </w:r>
    </w:p>
    <w:p>
      <w:pPr>
        <w:pStyle w:val="PreformattedText"/>
        <w:pBdr>
          <w:top w:val="single" w:sz="2" w:space="1" w:color="D9D9E3"/>
          <w:left w:val="single" w:sz="2" w:space="1" w:color="D9D9E3"/>
          <w:bottom w:val="single" w:sz="2" w:space="1" w:color="D9D9E3"/>
          <w:right w:val="single" w:sz="2" w:space="1" w:color="D9D9E3"/>
        </w:pBdr>
        <w:spacing w:before="0" w:after="283"/>
        <w:rPr/>
      </w:pPr>
      <w:r>
        <w:rPr>
          <w:rStyle w:val="SourceText"/>
          <w:b/>
          <w:bCs/>
          <w:sz w:val="28"/>
          <w:szCs w:val="28"/>
          <w:bdr w:val="single" w:sz="2" w:space="1" w:color="D9D9E3"/>
        </w:rPr>
        <w:t>I</w:t>
      </w:r>
      <w:r>
        <w:rPr>
          <w:rStyle w:val="SourceText"/>
          <w:rFonts w:ascii="Liberation Serif" w:hAnsi="Liberation Serif"/>
          <w:b/>
          <w:bCs/>
          <w:sz w:val="28"/>
          <w:szCs w:val="28"/>
          <w:bdr w:val="single" w:sz="2" w:space="1" w:color="D9D9E3"/>
        </w:rPr>
        <w:t>nstalling SDR Drivers:</w:t>
      </w:r>
    </w:p>
    <w:p>
      <w:pPr>
        <w:pStyle w:val="PreformattedText"/>
        <w:numPr>
          <w:ilvl w:val="0"/>
          <w:numId w:val="4"/>
        </w:numPr>
        <w:pBdr>
          <w:top w:val="single" w:sz="2" w:space="1" w:color="D9D9E3"/>
          <w:left w:val="single" w:sz="2" w:space="1" w:color="D9D9E3"/>
          <w:bottom w:val="single" w:sz="2" w:space="1" w:color="D9D9E3"/>
          <w:right w:val="single" w:sz="2" w:space="1" w:color="D9D9E3"/>
        </w:pBdr>
        <w:spacing w:before="0" w:after="283"/>
        <w:rPr/>
      </w:pPr>
      <w:r>
        <w:rPr>
          <w:rStyle w:val="SourceText"/>
          <w:rFonts w:ascii="Liberation Serif" w:hAnsi="Liberation Serif"/>
          <w:bCs/>
          <w:color w:val="000000"/>
          <w:sz w:val="24"/>
          <w:szCs w:val="24"/>
          <w:bdr w:val="single" w:sz="2" w:space="1" w:color="D9D9E3"/>
        </w:rPr>
        <w:t>Ensure that the drivers for the selected SDR device are installed on your computer. These drivers facilitate communication between the SDR hardware and the software, allowing the SRS-RAN to interact with the hardware.</w:t>
      </w:r>
    </w:p>
    <w:p>
      <w:pPr>
        <w:pStyle w:val="Heading3"/>
        <w:pBdr>
          <w:top w:val="single" w:sz="2" w:space="1" w:color="D9D9E3"/>
          <w:left w:val="single" w:sz="2" w:space="1" w:color="D9D9E3"/>
          <w:bottom w:val="single" w:sz="2" w:space="1" w:color="D9D9E3"/>
          <w:right w:val="single" w:sz="2" w:space="1" w:color="D9D9E3"/>
        </w:pBdr>
        <w:rPr/>
      </w:pPr>
      <w:r>
        <w:rPr/>
        <w:t>Configuration:</w:t>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Edit Configuration Files:</w:t>
      </w:r>
    </w:p>
    <w:p>
      <w:pPr>
        <w:pStyle w:val="TextBody"/>
        <w:numPr>
          <w:ilvl w:val="1"/>
          <w:numId w:val="5"/>
        </w:numPr>
        <w:pBdr>
          <w:top w:val="single" w:sz="2" w:space="1" w:color="D9D9E3"/>
          <w:left w:val="single" w:sz="2" w:space="1" w:color="D9D9E3"/>
          <w:bottom w:val="single" w:sz="2" w:space="1" w:color="D9D9E3"/>
          <w:right w:val="single" w:sz="2" w:space="1" w:color="D9D9E3"/>
        </w:pBdr>
        <w:tabs>
          <w:tab w:val="clear" w:pos="709"/>
          <w:tab w:val="left" w:pos="0" w:leader="none"/>
        </w:tabs>
        <w:spacing w:before="0" w:after="0"/>
        <w:rPr/>
      </w:pPr>
      <w:r>
        <w:rPr/>
        <w:t xml:space="preserve">Modify the configuration files in the </w:t>
      </w:r>
      <w:r>
        <w:rPr>
          <w:rStyle w:val="SourceText"/>
          <w:bdr w:val="single" w:sz="2" w:space="1" w:color="D9D9E3"/>
        </w:rPr>
        <w:t>config</w:t>
      </w:r>
      <w:r>
        <w:rPr/>
        <w:t xml:space="preserve"> directory to match your setup. Key configuration files include </w:t>
      </w:r>
      <w:r>
        <w:rPr>
          <w:rStyle w:val="SourceText"/>
          <w:bdr w:val="single" w:sz="2" w:space="1" w:color="D9D9E3"/>
        </w:rPr>
        <w:t>sib.conf</w:t>
      </w:r>
      <w:r>
        <w:rPr/>
        <w:t xml:space="preserve">, </w:t>
      </w:r>
      <w:r>
        <w:rPr>
          <w:rStyle w:val="SourceText"/>
          <w:bdr w:val="single" w:sz="2" w:space="1" w:color="D9D9E3"/>
        </w:rPr>
        <w:t>enb.conf</w:t>
      </w:r>
      <w:r>
        <w:rPr/>
        <w:t xml:space="preserve">, and </w:t>
      </w:r>
      <w:r>
        <w:rPr>
          <w:rStyle w:val="SourceText"/>
          <w:bdr w:val="single" w:sz="2" w:space="1" w:color="D9D9E3"/>
        </w:rPr>
        <w:t>rr.conf</w:t>
      </w:r>
      <w:r>
        <w:rPr/>
        <w:t>.</w:t>
      </w:r>
    </w:p>
    <w:p>
      <w:pPr>
        <w:pStyle w:val="TextBody"/>
        <w:numPr>
          <w:ilvl w:val="1"/>
          <w:numId w:val="5"/>
        </w:numPr>
        <w:pBdr>
          <w:top w:val="single" w:sz="2" w:space="1" w:color="D9D9E3"/>
          <w:left w:val="single" w:sz="2" w:space="1" w:color="D9D9E3"/>
          <w:bottom w:val="single" w:sz="2" w:space="1" w:color="D9D9E3"/>
          <w:right w:val="single" w:sz="2" w:space="1" w:color="D9D9E3"/>
        </w:pBdr>
        <w:tabs>
          <w:tab w:val="clear" w:pos="709"/>
          <w:tab w:val="left" w:pos="0" w:leader="none"/>
        </w:tabs>
        <w:spacing w:before="0" w:after="0"/>
        <w:rPr/>
      </w:pPr>
      <w:r>
        <w:rPr/>
      </w:r>
    </w:p>
    <w:p>
      <w:pPr>
        <w:pStyle w:val="TextBody"/>
        <w:numPr>
          <w:ilvl w:val="0"/>
          <w:numId w:val="5"/>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Configure SDR Hardware:</w:t>
      </w:r>
    </w:p>
    <w:p>
      <w:pPr>
        <w:pStyle w:val="TextBody"/>
        <w:numPr>
          <w:ilvl w:val="1"/>
          <w:numId w:val="5"/>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Specify the SDR hardware details in the configuration files. This includes information such as the device type, IP address, and other parameters relevant to your SDR hardware.</w:t>
      </w:r>
    </w:p>
    <w:p>
      <w:pPr>
        <w:pStyle w:val="Heading3"/>
        <w:pBdr>
          <w:top w:val="single" w:sz="2" w:space="1" w:color="D9D9E3"/>
          <w:left w:val="single" w:sz="2" w:space="1" w:color="D9D9E3"/>
          <w:bottom w:val="single" w:sz="2" w:space="1" w:color="D9D9E3"/>
          <w:right w:val="single" w:sz="2" w:space="1" w:color="D9D9E3"/>
        </w:pBdr>
        <w:rPr/>
      </w:pPr>
      <w:r>
        <w:rPr/>
        <w:t>Connecting to SDR Hardware:</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Connect SDR Device:</w:t>
      </w:r>
    </w:p>
    <w:p>
      <w:pPr>
        <w:pStyle w:val="TextBody"/>
        <w:numPr>
          <w:ilvl w:val="1"/>
          <w:numId w:val="6"/>
        </w:numPr>
        <w:pBdr>
          <w:top w:val="single" w:sz="2" w:space="1" w:color="D9D9E3"/>
          <w:left w:val="single" w:sz="2" w:space="1" w:color="D9D9E3"/>
          <w:bottom w:val="single" w:sz="2" w:space="1" w:color="D9D9E3"/>
          <w:right w:val="single" w:sz="2" w:space="1" w:color="D9D9E3"/>
        </w:pBdr>
        <w:tabs>
          <w:tab w:val="clear" w:pos="709"/>
          <w:tab w:val="left" w:pos="0" w:leader="none"/>
        </w:tabs>
        <w:spacing w:before="0" w:after="0"/>
        <w:rPr/>
      </w:pPr>
      <w:r>
        <w:rPr/>
        <w:t>Connect your SDR hardware to your computer and ensure it is properly recognized. Refer to the documentation for your specific SDR device for any additional setup steps.</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Launch SRS-RAN:</w:t>
      </w:r>
    </w:p>
    <w:p>
      <w:pPr>
        <w:pStyle w:val="TextBody"/>
        <w:numPr>
          <w:ilvl w:val="1"/>
          <w:numId w:val="6"/>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Start the SRS-RAN software with the specified configuration:</w:t>
      </w:r>
    </w:p>
    <w:p>
      <w:pPr>
        <w:pStyle w:val="PreformattedText"/>
        <w:pBdr>
          <w:top w:val="single" w:sz="2" w:space="1" w:color="D9D9E3"/>
          <w:left w:val="single" w:sz="2" w:space="1" w:color="D9D9E3"/>
          <w:bottom w:val="single" w:sz="2" w:space="1" w:color="D9D9E3"/>
          <w:right w:val="single" w:sz="2" w:space="1" w:color="D9D9E3"/>
        </w:pBdr>
        <w:spacing w:before="0" w:after="283"/>
        <w:ind w:left="1414" w:hanging="0"/>
        <w:rPr/>
      </w:pPr>
      <w:r>
        <w:rPr>
          <w:rStyle w:val="SourceText"/>
          <w:bdr w:val="single" w:sz="2" w:space="1" w:color="D9D9E3"/>
        </w:rPr>
        <w:t>./srsran_enb</w:t>
      </w:r>
    </w:p>
    <w:p>
      <w:pPr>
        <w:pStyle w:val="TextBody"/>
        <w:numPr>
          <w:ilvl w:val="0"/>
          <w:numId w:val="6"/>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Monitor Console Output:</w:t>
      </w:r>
    </w:p>
    <w:p>
      <w:pPr>
        <w:pStyle w:val="TextBody"/>
        <w:numPr>
          <w:ilvl w:val="1"/>
          <w:numId w:val="6"/>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Monitor the console output for any error messages or status updates. This will provide information about the initialization of the SRS-RAN software.</w:t>
      </w:r>
    </w:p>
    <w:p>
      <w:pPr>
        <w:pStyle w:val="Heading3"/>
        <w:pBdr>
          <w:top w:val="single" w:sz="2" w:space="1" w:color="D9D9E3"/>
          <w:left w:val="single" w:sz="2" w:space="1" w:color="D9D9E3"/>
          <w:bottom w:val="single" w:sz="2" w:space="1" w:color="D9D9E3"/>
          <w:right w:val="single" w:sz="2" w:space="1" w:color="D9D9E3"/>
        </w:pBdr>
        <w:rPr/>
      </w:pPr>
      <w:r>
        <w:rPr/>
        <w:t>Testing:</w:t>
      </w:r>
    </w:p>
    <w:p>
      <w:pPr>
        <w:pStyle w:val="TextBody"/>
        <w:numPr>
          <w:ilvl w:val="0"/>
          <w:numId w:val="7"/>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Connect User Equipment (UE):</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9"/>
          <w:tab w:val="left" w:pos="0" w:leader="none"/>
        </w:tabs>
        <w:spacing w:before="0" w:after="0"/>
        <w:rPr/>
      </w:pPr>
      <w:r>
        <w:rPr/>
        <w:t>If desired, connect simulated User Equipment (UE) devices to the SRS-RAN setup. Modify the configuration files accordingly.</w:t>
      </w:r>
    </w:p>
    <w:p>
      <w:pPr>
        <w:pStyle w:val="TextBody"/>
        <w:numPr>
          <w:ilvl w:val="0"/>
          <w:numId w:val="7"/>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Experiment and Test:</w:t>
      </w:r>
    </w:p>
    <w:p>
      <w:pPr>
        <w:pStyle w:val="TextBody"/>
        <w:numPr>
          <w:ilvl w:val="1"/>
          <w:numId w:val="7"/>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t>Experiment with different LTE network configurations, test scenarios, and protocols using the SRS-RAN setup.</w:t>
      </w:r>
    </w:p>
    <w:p>
      <w:pPr>
        <w:pStyle w:val="TextBody"/>
        <w:rPr/>
      </w:pPr>
      <w:r>
        <w:rPr/>
        <w:br/>
      </w:r>
    </w:p>
    <w:p>
      <w:pPr>
        <w:pStyle w:val="Heading2"/>
        <w:rPr>
          <w:color w:val="000000"/>
          <w:sz w:val="28"/>
          <w:szCs w:val="28"/>
        </w:rPr>
      </w:pPr>
      <w:r>
        <w:rPr>
          <w:color w:val="000000"/>
          <w:sz w:val="28"/>
          <w:szCs w:val="28"/>
        </w:rPr>
        <w:t>Build Tools and Dependencies:</w:t>
      </w:r>
    </w:p>
    <w:p>
      <w:pPr>
        <w:pStyle w:val="TextBody"/>
        <w:rPr>
          <w:color w:val="000000"/>
          <w:sz w:val="28"/>
          <w:szCs w:val="28"/>
        </w:rPr>
      </w:pPr>
      <w:r>
        <w:rPr>
          <w:color w:val="000000"/>
          <w:sz w:val="28"/>
          <w:szCs w:val="28"/>
        </w:rPr>
        <w:t xml:space="preserve"> </w:t>
      </w:r>
      <w:r>
        <w:rPr>
          <w:color w:val="000000"/>
          <w:sz w:val="28"/>
          <w:szCs w:val="28"/>
        </w:rPr>
        <w:t>Tools:</w:t>
      </w:r>
    </w:p>
    <w:p>
      <w:pPr>
        <w:pStyle w:val="TextBody"/>
        <w:numPr>
          <w:ilvl w:val="0"/>
          <w:numId w:val="8"/>
        </w:numPr>
        <w:rPr>
          <w:color w:val="000000"/>
          <w:sz w:val="28"/>
        </w:rPr>
      </w:pPr>
      <w:r>
        <w:rPr>
          <w:color w:val="000000"/>
          <w:sz w:val="28"/>
          <w:szCs w:val="28"/>
        </w:rPr>
        <w:t xml:space="preserve">Cmake: </w:t>
      </w:r>
      <w:r>
        <w:rPr>
          <w:rFonts w:ascii="S hne;ui-sans-serif;system-ui;a" w:hAnsi="S hne;ui-sans-serif;system-ui;a"/>
          <w:color w:val="000000"/>
        </w:rPr>
        <w:t>A cross-platform build system used to configure and build the SRS-RAN project.</w:t>
      </w:r>
    </w:p>
    <w:p>
      <w:pPr>
        <w:pStyle w:val="TextBody"/>
        <w:numPr>
          <w:ilvl w:val="0"/>
          <w:numId w:val="8"/>
        </w:numPr>
        <w:rPr>
          <w:rFonts w:ascii="S hne;ui-sans-serif;system-ui;a" w:hAnsi="S hne;ui-sans-serif;system-ui;a"/>
          <w:color w:val="000000"/>
        </w:rPr>
      </w:pPr>
      <w:r>
        <w:rPr>
          <w:rFonts w:ascii="S hne;ui-sans-serif;system-ui;a" w:hAnsi="S hne;ui-sans-serif;system-ui;a"/>
          <w:color w:val="000000"/>
        </w:rPr>
        <w:t>Gcc:It is a compiler for various programming languages like C,C++.</w:t>
      </w:r>
    </w:p>
    <w:p>
      <w:pPr>
        <w:pStyle w:val="TextBody"/>
        <w:rPr>
          <w:rFonts w:ascii="S hne;ui-sans-serif;system-ui;a" w:hAnsi="S hne;ui-sans-serif;system-ui;a"/>
          <w:color w:val="000000"/>
        </w:rPr>
      </w:pPr>
      <w:r>
        <w:rPr>
          <w:rFonts w:ascii="S hne;ui-sans-serif;system-ui;a" w:hAnsi="S hne;ui-sans-serif;system-ui;a"/>
          <w:color w:val="000000"/>
        </w:rPr>
        <w:t>Dependencies:</w:t>
      </w:r>
    </w:p>
    <w:p>
      <w:pPr>
        <w:pStyle w:val="TextBody"/>
        <w:numPr>
          <w:ilvl w:val="0"/>
          <w:numId w:val="9"/>
        </w:numPr>
        <w:rPr/>
      </w:pPr>
      <w:r>
        <w:rPr>
          <w:rStyle w:val="StrongEmphasis"/>
          <w:rFonts w:ascii="S hne;ui-sans-serif;system-ui;a" w:hAnsi="S hne;ui-sans-serif;system-ui;a"/>
          <w:bdr w:val="single" w:sz="2" w:space="1" w:color="D9D9E3"/>
        </w:rPr>
        <w:t>ibfftw (Fastest Fourier Transform in the West):</w:t>
      </w:r>
    </w:p>
    <w:p>
      <w:pPr>
        <w:pStyle w:val="TextBody"/>
        <w:numPr>
          <w:ilvl w:val="1"/>
          <w:numId w:val="10"/>
        </w:numPr>
        <w:pBdr>
          <w:top w:val="single" w:sz="2" w:space="1" w:color="D9D9E3"/>
          <w:left w:val="single" w:sz="2" w:space="1" w:color="D9D9E3"/>
          <w:bottom w:val="single" w:sz="2" w:space="1" w:color="D9D9E3"/>
          <w:right w:val="single" w:sz="2" w:space="1" w:color="D9D9E3"/>
        </w:pBdr>
        <w:tabs>
          <w:tab w:val="clear" w:pos="709"/>
          <w:tab w:val="left" w:pos="0" w:leader="none"/>
        </w:tabs>
        <w:spacing w:before="0" w:after="0"/>
        <w:rPr/>
      </w:pPr>
      <w:r>
        <w:rPr>
          <w:rStyle w:val="StrongEmphasis"/>
          <w:bdr w:val="single" w:sz="2" w:space="1" w:color="D9D9E3"/>
        </w:rPr>
        <w:t>Purpose:</w:t>
      </w:r>
      <w:r>
        <w:rPr/>
        <w:t xml:space="preserve"> libfftw is a library for computing discrete Fourier transforms (DFTs) efficiently.</w:t>
      </w:r>
    </w:p>
    <w:p>
      <w:pPr>
        <w:pStyle w:val="TextBody"/>
        <w:numPr>
          <w:ilvl w:val="1"/>
          <w:numId w:val="10"/>
        </w:numPr>
        <w:pBdr>
          <w:top w:val="single" w:sz="2" w:space="1" w:color="D9D9E3"/>
          <w:left w:val="single" w:sz="2" w:space="1" w:color="D9D9E3"/>
          <w:bottom w:val="single" w:sz="2" w:space="1" w:color="D9D9E3"/>
          <w:right w:val="single" w:sz="2" w:space="1" w:color="D9D9E3"/>
        </w:pBdr>
        <w:tabs>
          <w:tab w:val="clear" w:pos="709"/>
          <w:tab w:val="left" w:pos="0" w:leader="none"/>
        </w:tabs>
        <w:spacing w:before="0" w:after="0"/>
        <w:rPr/>
      </w:pPr>
      <w:r>
        <w:rPr>
          <w:rStyle w:val="StrongEmphasis"/>
          <w:bdr w:val="single" w:sz="2" w:space="1" w:color="D9D9E3"/>
        </w:rPr>
        <w:t>Potential Use in SRS-RAN:</w:t>
      </w:r>
      <w:r>
        <w:rPr/>
        <w:t xml:space="preserve"> It might be used for signal processing tasks related to the radio access network.</w:t>
      </w:r>
    </w:p>
    <w:p>
      <w:pPr>
        <w:pStyle w:val="TextBody"/>
        <w:numPr>
          <w:ilvl w:val="0"/>
          <w:numId w:val="10"/>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libsctp:</w:t>
      </w:r>
    </w:p>
    <w:p>
      <w:pPr>
        <w:pStyle w:val="TextBody"/>
        <w:numPr>
          <w:ilvl w:val="1"/>
          <w:numId w:val="10"/>
        </w:numPr>
        <w:pBdr>
          <w:top w:val="single" w:sz="2" w:space="1" w:color="D9D9E3"/>
          <w:left w:val="single" w:sz="2" w:space="1" w:color="D9D9E3"/>
          <w:bottom w:val="single" w:sz="2" w:space="1" w:color="D9D9E3"/>
          <w:right w:val="single" w:sz="2" w:space="1" w:color="D9D9E3"/>
        </w:pBdr>
        <w:tabs>
          <w:tab w:val="clear" w:pos="709"/>
          <w:tab w:val="left" w:pos="0" w:leader="none"/>
        </w:tabs>
        <w:spacing w:before="0" w:after="0"/>
        <w:rPr/>
      </w:pPr>
      <w:r>
        <w:rPr>
          <w:rStyle w:val="StrongEmphasis"/>
          <w:bdr w:val="single" w:sz="2" w:space="1" w:color="D9D9E3"/>
        </w:rPr>
        <w:t>Purpose:</w:t>
      </w:r>
      <w:r>
        <w:rPr/>
        <w:t xml:space="preserve"> libsctp is the implementation of the Stream Control Transmission Protocol (SCTP), a transport layer protocol.</w:t>
      </w:r>
    </w:p>
    <w:p>
      <w:pPr>
        <w:pStyle w:val="TextBody"/>
        <w:numPr>
          <w:ilvl w:val="1"/>
          <w:numId w:val="10"/>
        </w:numPr>
        <w:pBdr>
          <w:top w:val="single" w:sz="2" w:space="1" w:color="D9D9E3"/>
          <w:left w:val="single" w:sz="2" w:space="1" w:color="D9D9E3"/>
          <w:bottom w:val="single" w:sz="2" w:space="1" w:color="D9D9E3"/>
          <w:right w:val="single" w:sz="2" w:space="1" w:color="D9D9E3"/>
        </w:pBdr>
        <w:tabs>
          <w:tab w:val="clear" w:pos="709"/>
          <w:tab w:val="left" w:pos="0" w:leader="none"/>
        </w:tabs>
        <w:spacing w:before="0" w:after="0"/>
        <w:rPr/>
      </w:pPr>
      <w:r>
        <w:rPr>
          <w:rStyle w:val="StrongEmphasis"/>
          <w:bdr w:val="single" w:sz="2" w:space="1" w:color="D9D9E3"/>
        </w:rPr>
        <w:t>Potential Use in SRS-RAN:</w:t>
      </w:r>
      <w:r>
        <w:rPr/>
        <w:t xml:space="preserve"> It could be used for certain network communication tasks within the SRS-RAN system.</w:t>
      </w:r>
    </w:p>
    <w:p>
      <w:pPr>
        <w:pStyle w:val="TextBody"/>
        <w:numPr>
          <w:ilvl w:val="0"/>
          <w:numId w:val="10"/>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yaml-cpp:</w:t>
      </w:r>
    </w:p>
    <w:p>
      <w:pPr>
        <w:pStyle w:val="TextBody"/>
        <w:numPr>
          <w:ilvl w:val="1"/>
          <w:numId w:val="10"/>
        </w:numPr>
        <w:pBdr>
          <w:top w:val="single" w:sz="2" w:space="1" w:color="D9D9E3"/>
          <w:left w:val="single" w:sz="2" w:space="1" w:color="D9D9E3"/>
          <w:bottom w:val="single" w:sz="2" w:space="1" w:color="D9D9E3"/>
          <w:right w:val="single" w:sz="2" w:space="1" w:color="D9D9E3"/>
        </w:pBdr>
        <w:tabs>
          <w:tab w:val="clear" w:pos="709"/>
          <w:tab w:val="left" w:pos="0" w:leader="none"/>
        </w:tabs>
        <w:spacing w:before="0" w:after="0"/>
        <w:rPr/>
      </w:pPr>
      <w:r>
        <w:rPr>
          <w:rStyle w:val="StrongEmphasis"/>
          <w:bdr w:val="single" w:sz="2" w:space="1" w:color="D9D9E3"/>
        </w:rPr>
        <w:t>Purpose:</w:t>
      </w:r>
      <w:r>
        <w:rPr/>
        <w:t xml:space="preserve"> yaml-cpp is a YAML parser and emitter for C++.</w:t>
      </w:r>
    </w:p>
    <w:p>
      <w:pPr>
        <w:pStyle w:val="TextBody"/>
        <w:numPr>
          <w:ilvl w:val="1"/>
          <w:numId w:val="10"/>
        </w:numPr>
        <w:pBdr>
          <w:top w:val="single" w:sz="2" w:space="1" w:color="D9D9E3"/>
          <w:left w:val="single" w:sz="2" w:space="1" w:color="D9D9E3"/>
          <w:bottom w:val="single" w:sz="2" w:space="1" w:color="D9D9E3"/>
          <w:right w:val="single" w:sz="2" w:space="1" w:color="D9D9E3"/>
        </w:pBdr>
        <w:tabs>
          <w:tab w:val="clear" w:pos="709"/>
          <w:tab w:val="left" w:pos="0" w:leader="none"/>
        </w:tabs>
        <w:spacing w:before="0" w:after="0"/>
        <w:rPr/>
      </w:pPr>
      <w:r>
        <w:rPr>
          <w:rStyle w:val="StrongEmphasis"/>
          <w:bdr w:val="single" w:sz="2" w:space="1" w:color="D9D9E3"/>
        </w:rPr>
        <w:t>Potential Use in SRS-RAN:</w:t>
      </w:r>
      <w:r>
        <w:rPr/>
        <w:t xml:space="preserve"> It might be used for parsing and handling configuration files in the YAML format.</w:t>
      </w:r>
    </w:p>
    <w:p>
      <w:pPr>
        <w:pStyle w:val="TextBody"/>
        <w:numPr>
          <w:ilvl w:val="0"/>
          <w:numId w:val="10"/>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PolarSSL/mbedTLS:</w:t>
      </w:r>
    </w:p>
    <w:p>
      <w:pPr>
        <w:pStyle w:val="TextBody"/>
        <w:numPr>
          <w:ilvl w:val="1"/>
          <w:numId w:val="10"/>
        </w:numPr>
        <w:pBdr>
          <w:top w:val="single" w:sz="2" w:space="1" w:color="D9D9E3"/>
          <w:left w:val="single" w:sz="2" w:space="1" w:color="D9D9E3"/>
          <w:bottom w:val="single" w:sz="2" w:space="1" w:color="D9D9E3"/>
          <w:right w:val="single" w:sz="2" w:space="1" w:color="D9D9E3"/>
        </w:pBdr>
        <w:tabs>
          <w:tab w:val="clear" w:pos="709"/>
          <w:tab w:val="left" w:pos="0" w:leader="none"/>
        </w:tabs>
        <w:spacing w:before="0" w:after="0"/>
        <w:rPr/>
      </w:pPr>
      <w:r>
        <w:rPr>
          <w:rStyle w:val="StrongEmphasis"/>
          <w:bdr w:val="single" w:sz="2" w:space="1" w:color="D9D9E3"/>
        </w:rPr>
        <w:t>Purpose:</w:t>
      </w:r>
      <w:r>
        <w:rPr/>
        <w:t xml:space="preserve"> mbedTLS (formerly PolarSSL) is a cryptographic library that provides SSL/TLS support, cryptography algorithms, and secure communication protocols.</w:t>
      </w:r>
    </w:p>
    <w:p>
      <w:pPr>
        <w:pStyle w:val="TextBody"/>
        <w:numPr>
          <w:ilvl w:val="1"/>
          <w:numId w:val="10"/>
        </w:numPr>
        <w:pBdr>
          <w:top w:val="single" w:sz="2" w:space="1" w:color="D9D9E3"/>
          <w:left w:val="single" w:sz="2" w:space="1" w:color="D9D9E3"/>
          <w:bottom w:val="single" w:sz="2" w:space="1" w:color="D9D9E3"/>
          <w:right w:val="single" w:sz="2" w:space="1" w:color="D9D9E3"/>
        </w:pBdr>
        <w:tabs>
          <w:tab w:val="clear" w:pos="709"/>
          <w:tab w:val="left" w:pos="0" w:leader="none"/>
        </w:tabs>
        <w:spacing w:before="0" w:after="0"/>
        <w:rPr/>
      </w:pPr>
      <w:r>
        <w:rPr>
          <w:rStyle w:val="StrongEmphasis"/>
          <w:bdr w:val="single" w:sz="2" w:space="1" w:color="D9D9E3"/>
        </w:rPr>
        <w:t>Potential Use in SRS-RAN:</w:t>
      </w:r>
      <w:r>
        <w:rPr/>
        <w:t xml:space="preserve"> It could be used for implementing secure communication channels within the LTE network.</w:t>
      </w:r>
    </w:p>
    <w:p>
      <w:pPr>
        <w:pStyle w:val="TextBody"/>
        <w:numPr>
          <w:ilvl w:val="0"/>
          <w:numId w:val="10"/>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googletest:</w:t>
      </w:r>
    </w:p>
    <w:p>
      <w:pPr>
        <w:pStyle w:val="TextBody"/>
        <w:numPr>
          <w:ilvl w:val="1"/>
          <w:numId w:val="10"/>
        </w:numPr>
        <w:pBdr>
          <w:top w:val="single" w:sz="2" w:space="1" w:color="D9D9E3"/>
          <w:left w:val="single" w:sz="2" w:space="1" w:color="D9D9E3"/>
          <w:bottom w:val="single" w:sz="2" w:space="1" w:color="D9D9E3"/>
          <w:right w:val="single" w:sz="2" w:space="1" w:color="D9D9E3"/>
        </w:pBdr>
        <w:tabs>
          <w:tab w:val="clear" w:pos="709"/>
          <w:tab w:val="left" w:pos="0" w:leader="none"/>
        </w:tabs>
        <w:spacing w:before="0" w:after="0"/>
        <w:rPr/>
      </w:pPr>
      <w:r>
        <w:rPr>
          <w:rStyle w:val="StrongEmphasis"/>
          <w:bdr w:val="single" w:sz="2" w:space="1" w:color="D9D9E3"/>
        </w:rPr>
        <w:t>Purpose:</w:t>
      </w:r>
      <w:r>
        <w:rPr/>
        <w:t xml:space="preserve"> googletest is a testing framework for C++.</w:t>
      </w:r>
    </w:p>
    <w:p>
      <w:pPr>
        <w:pStyle w:val="TextBody"/>
        <w:numPr>
          <w:ilvl w:val="1"/>
          <w:numId w:val="10"/>
        </w:numPr>
        <w:pBdr>
          <w:top w:val="single" w:sz="2" w:space="1" w:color="D9D9E3"/>
          <w:left w:val="single" w:sz="2" w:space="1" w:color="D9D9E3"/>
          <w:bottom w:val="single" w:sz="2" w:space="1" w:color="D9D9E3"/>
          <w:right w:val="single" w:sz="2" w:space="1" w:color="D9D9E3"/>
        </w:pBdr>
        <w:tabs>
          <w:tab w:val="clear" w:pos="709"/>
          <w:tab w:val="left" w:pos="0" w:leader="none"/>
        </w:tabs>
        <w:rPr/>
      </w:pPr>
      <w:r>
        <w:rPr>
          <w:rStyle w:val="StrongEmphasis"/>
          <w:bdr w:val="single" w:sz="2" w:space="1" w:color="D9D9E3"/>
        </w:rPr>
        <w:t>Potential Use in SRS-RAN:</w:t>
      </w:r>
      <w:r>
        <w:rPr/>
        <w:t xml:space="preserve"> It may be used for writing and running unit tests to ensure the correctness of SRS-RAN components.</w:t>
      </w:r>
    </w:p>
    <w:p>
      <w:pPr>
        <w:pStyle w:val="TextBody"/>
        <w:pBdr>
          <w:top w:val="single" w:sz="2" w:space="1" w:color="D9D9E3"/>
          <w:left w:val="single" w:sz="2" w:space="1" w:color="D9D9E3"/>
          <w:bottom w:val="single" w:sz="2" w:space="1" w:color="D9D9E3"/>
          <w:right w:val="single" w:sz="2" w:space="1" w:color="D9D9E3"/>
        </w:pBdr>
        <w:ind w:left="1414" w:hanging="0"/>
        <w:rPr/>
      </w:pPr>
      <w:r>
        <w:rPr/>
      </w:r>
    </w:p>
    <w:p>
      <w:pPr>
        <w:pStyle w:val="TextBody"/>
        <w:rPr>
          <w:b/>
          <w:b/>
          <w:bCs/>
          <w:color w:val="000000"/>
          <w:sz w:val="28"/>
          <w:szCs w:val="28"/>
        </w:rPr>
      </w:pPr>
      <w:r>
        <w:rPr>
          <w:b/>
          <w:bCs/>
          <w:color w:val="000000"/>
          <w:sz w:val="28"/>
          <w:szCs w:val="28"/>
        </w:rPr>
        <w:t>SRSRAN ARCHITECTURE:</w:t>
      </w:r>
    </w:p>
    <w:p>
      <w:pPr>
        <w:pStyle w:val="TextBody"/>
        <w:rPr>
          <w:b/>
          <w:b/>
          <w:bCs/>
          <w:color w:val="000000"/>
          <w:sz w:val="28"/>
          <w:szCs w:val="28"/>
        </w:rPr>
      </w:pPr>
      <w:r>
        <w:rPr>
          <w:b/>
          <w:bCs/>
          <w:color w:val="000000"/>
          <w:sz w:val="28"/>
          <w:szCs w:val="28"/>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232525" cy="325374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232525" cy="3253740"/>
                    </a:xfrm>
                    <a:prstGeom prst="rect">
                      <a:avLst/>
                    </a:prstGeom>
                  </pic:spPr>
                </pic:pic>
              </a:graphicData>
            </a:graphic>
          </wp:anchor>
        </w:drawing>
      </w:r>
    </w:p>
    <w:p>
      <w:pPr>
        <w:pStyle w:val="TextBody"/>
        <w:rPr>
          <w:b/>
          <w:b/>
          <w:bCs/>
          <w:color w:val="000000"/>
          <w:sz w:val="28"/>
          <w:szCs w:val="28"/>
        </w:rPr>
      </w:pPr>
      <w:r>
        <w:rPr>
          <w:b/>
          <w:bCs/>
          <w:color w:val="000000"/>
          <w:sz w:val="28"/>
          <w:szCs w:val="28"/>
        </w:rPr>
        <w:t xml:space="preserve">srsUE: </w:t>
      </w:r>
      <w:r>
        <w:rPr>
          <w:color w:val="000000"/>
          <w:sz w:val="28"/>
          <w:szCs w:val="28"/>
        </w:rPr>
        <w:t>srsUE is a component in SRS-RAN that represents the User Equipment(UE) in the LTE network. It simulates the behavior of  a mobile device,such as a smartphone or tablet,within the SRS-RAN environment.</w:t>
      </w:r>
    </w:p>
    <w:p>
      <w:pPr>
        <w:pStyle w:val="TextBody"/>
        <w:rPr>
          <w:color w:val="000000"/>
          <w:sz w:val="28"/>
          <w:szCs w:val="28"/>
        </w:rPr>
      </w:pPr>
      <w:r>
        <w:rPr>
          <w:color w:val="000000"/>
          <w:sz w:val="28"/>
          <w:szCs w:val="28"/>
        </w:rPr>
        <w:tab/>
        <w:t>The srsUE component allows user to simulate and experiment with the behavior of UE devices in the context of an LTE network.It is essential part of the SRS-RAN project for testing and research purpose.</w:t>
      </w:r>
    </w:p>
    <w:p>
      <w:pPr>
        <w:pStyle w:val="TextBody"/>
        <w:rPr>
          <w:b/>
          <w:b/>
          <w:bCs/>
          <w:color w:val="000000"/>
          <w:sz w:val="28"/>
          <w:szCs w:val="28"/>
        </w:rPr>
      </w:pPr>
      <w:r>
        <w:rPr>
          <w:b/>
          <w:bCs/>
          <w:color w:val="000000"/>
          <w:sz w:val="28"/>
          <w:szCs w:val="28"/>
        </w:rPr>
        <w:t xml:space="preserve">Srsenb:  </w:t>
      </w:r>
      <w:r>
        <w:rPr>
          <w:color w:val="000000"/>
          <w:sz w:val="28"/>
          <w:szCs w:val="28"/>
        </w:rPr>
        <w:t>It stands for Evolved NodeB,which is the nomenclature used in LTE for the base station or eNodeB.In srsran represents the LTE base station component.</w:t>
      </w:r>
    </w:p>
    <w:p>
      <w:pPr>
        <w:pStyle w:val="TextBody"/>
        <w:rPr>
          <w:b/>
          <w:b/>
          <w:bCs/>
          <w:color w:val="000000"/>
          <w:sz w:val="28"/>
          <w:szCs w:val="28"/>
        </w:rPr>
      </w:pPr>
      <w:r>
        <w:rPr>
          <w:color w:val="000000"/>
          <w:sz w:val="28"/>
          <w:szCs w:val="28"/>
        </w:rPr>
        <w:tab/>
        <w:t>The srsenb component is responsible for managing the radio resources,communicating with UEs(srsUE) , and facilitating the connection  between Ues and the core network.It plays a central role in the SRS-RAN simulation.</w:t>
      </w:r>
    </w:p>
    <w:p>
      <w:pPr>
        <w:pStyle w:val="TextBody"/>
        <w:rPr>
          <w:b/>
          <w:b/>
          <w:bCs/>
          <w:color w:val="000000"/>
          <w:sz w:val="28"/>
          <w:szCs w:val="28"/>
        </w:rPr>
      </w:pPr>
      <w:r>
        <w:rPr>
          <w:b/>
          <w:bCs/>
          <w:color w:val="000000"/>
          <w:sz w:val="28"/>
          <w:szCs w:val="28"/>
        </w:rPr>
        <w:t xml:space="preserve">Srsepc:   </w:t>
      </w:r>
      <w:r>
        <w:rPr>
          <w:color w:val="000000"/>
          <w:sz w:val="28"/>
          <w:szCs w:val="28"/>
        </w:rPr>
        <w:t>It stands for Evolved Packet Core,which is the core network component in the LTE architecture.In SRS-RAN,srsepc represents the simulation of the LTE core network.</w:t>
      </w:r>
    </w:p>
    <w:p>
      <w:pPr>
        <w:pStyle w:val="TextBody"/>
        <w:rPr/>
      </w:pPr>
      <w:r>
        <w:rPr>
          <w:color w:val="000000"/>
          <w:sz w:val="28"/>
          <w:szCs w:val="28"/>
        </w:rPr>
        <w:tab/>
        <w:t>The srsepc component emulates the functionalities of the LTE core network,including the Mobility Management Entity(MME),Serving Gateway(SGW), and Packet Data Network Gateway(PGW).It manages the mobility of Ues and facilitates the transfer of data between the LTE networks and external networks.</w:t>
      </w:r>
    </w:p>
    <w:p>
      <w:pPr>
        <w:pStyle w:val="TextBody"/>
        <w:rPr>
          <w:b/>
          <w:b/>
          <w:bCs/>
          <w:color w:val="000000"/>
          <w:sz w:val="28"/>
          <w:szCs w:val="28"/>
        </w:rPr>
      </w:pPr>
      <w:r>
        <w:rPr>
          <w:b/>
          <w:bCs/>
          <w:color w:val="000000"/>
          <w:sz w:val="28"/>
          <w:szCs w:val="28"/>
        </w:rPr>
        <w:t>LTE Protocol Stack:</w:t>
      </w:r>
    </w:p>
    <w:p>
      <w:pPr>
        <w:pStyle w:val="TextBody"/>
        <w:rPr>
          <w:color w:val="000000"/>
          <w:sz w:val="28"/>
          <w:szCs w:val="28"/>
        </w:rPr>
      </w:pPr>
      <w:r>
        <w:rPr>
          <w:color w:val="000000"/>
          <w:sz w:val="28"/>
          <w:szCs w:val="28"/>
        </w:rPr>
        <w:tab/>
        <w:t xml:space="preserve">SRS-RAN includes the LTE protocol stack,encompassing the different layers of the LTE communication model.This include the physical layer, MAC (Medium Access Control)layer,RLC(Radio Link Control) layer,PDCP (Packet Data Convergence Protocol)layer,and RRC(Radio Resource Control)layer. </w:t>
      </w:r>
    </w:p>
    <w:p>
      <w:pPr>
        <w:pStyle w:val="TextBody"/>
        <w:rPr>
          <w:b/>
          <w:b/>
          <w:bCs/>
          <w:color w:val="000000"/>
          <w:sz w:val="28"/>
          <w:szCs w:val="28"/>
        </w:rPr>
      </w:pPr>
      <w:r>
        <w:rPr>
          <w:b/>
          <w:bCs/>
          <w:color w:val="000000"/>
          <w:sz w:val="28"/>
          <w:szCs w:val="28"/>
        </w:rPr>
        <w:t>Importance  of SRS-RAN:</w:t>
      </w:r>
    </w:p>
    <w:p>
      <w:pPr>
        <w:pStyle w:val="TextBody"/>
        <w:numPr>
          <w:ilvl w:val="0"/>
          <w:numId w:val="11"/>
        </w:numPr>
        <w:rPr>
          <w:b/>
          <w:b/>
          <w:bCs/>
          <w:color w:val="000000"/>
          <w:sz w:val="28"/>
          <w:szCs w:val="28"/>
        </w:rPr>
      </w:pPr>
      <w:r>
        <w:rPr>
          <w:b/>
          <w:bCs/>
          <w:color w:val="000000"/>
          <w:sz w:val="28"/>
          <w:szCs w:val="28"/>
        </w:rPr>
        <w:t>Innovation in Telecommunication:</w:t>
      </w:r>
    </w:p>
    <w:p>
      <w:pPr>
        <w:pStyle w:val="TextBody"/>
        <w:ind w:left="1080" w:hanging="0"/>
        <w:rPr>
          <w:color w:val="000000"/>
          <w:sz w:val="28"/>
          <w:szCs w:val="28"/>
        </w:rPr>
      </w:pPr>
      <w:r>
        <w:rPr>
          <w:color w:val="000000"/>
          <w:sz w:val="28"/>
          <w:szCs w:val="28"/>
        </w:rPr>
        <w:t>SRS-RAN facilitates innovation by providing an open-source platform for the development of LTE (4G) radio access networks. It encourages experimentation and exploration of new ideas in the telecommunications field.</w:t>
      </w:r>
    </w:p>
    <w:p>
      <w:pPr>
        <w:pStyle w:val="TextBody"/>
        <w:numPr>
          <w:ilvl w:val="0"/>
          <w:numId w:val="11"/>
        </w:numPr>
        <w:rPr>
          <w:color w:val="000000"/>
          <w:sz w:val="28"/>
          <w:szCs w:val="28"/>
        </w:rPr>
      </w:pPr>
      <w:r>
        <w:rPr>
          <w:color w:val="000000"/>
          <w:sz w:val="28"/>
          <w:szCs w:val="28"/>
        </w:rPr>
        <w:t>Research and Development:</w:t>
      </w:r>
    </w:p>
    <w:p>
      <w:pPr>
        <w:pStyle w:val="TextBody"/>
        <w:ind w:left="1080" w:hanging="0"/>
        <w:rPr/>
      </w:pPr>
      <w:r>
        <w:rPr>
          <w:color w:val="000000"/>
          <w:sz w:val="28"/>
          <w:szCs w:val="28"/>
        </w:rPr>
        <w:t>Researchers and developers can use SRS-RAN to study and advance the state of LTE networks.It serves as a valuable tool for conducting experiments, testing protocols, and exploring novel approaches to wireless communication.</w:t>
      </w:r>
    </w:p>
    <w:p>
      <w:pPr>
        <w:pStyle w:val="TextBody"/>
        <w:numPr>
          <w:ilvl w:val="0"/>
          <w:numId w:val="11"/>
        </w:numPr>
        <w:rPr>
          <w:color w:val="000000"/>
          <w:sz w:val="28"/>
          <w:szCs w:val="28"/>
        </w:rPr>
      </w:pPr>
      <w:r>
        <w:rPr>
          <w:color w:val="000000"/>
          <w:sz w:val="28"/>
          <w:szCs w:val="28"/>
        </w:rPr>
        <w:t>Education and Learning:</w:t>
      </w:r>
    </w:p>
    <w:p>
      <w:pPr>
        <w:pStyle w:val="TextBody"/>
        <w:ind w:left="1080" w:hanging="0"/>
        <w:rPr/>
      </w:pPr>
      <w:r>
        <w:rPr>
          <w:color w:val="000000"/>
          <w:sz w:val="28"/>
          <w:szCs w:val="28"/>
        </w:rPr>
        <w:t>SRS-RAN is an educational resource that allows students and professionals to gain hands-on experience in telecommunications. It provides a practical environment for learning about LTE technology, software-defined radio, and network protocols.</w:t>
      </w:r>
    </w:p>
    <w:p>
      <w:pPr>
        <w:pStyle w:val="TextBody"/>
        <w:numPr>
          <w:ilvl w:val="0"/>
          <w:numId w:val="11"/>
        </w:numPr>
        <w:rPr>
          <w:color w:val="000000"/>
          <w:sz w:val="28"/>
          <w:szCs w:val="28"/>
        </w:rPr>
      </w:pPr>
      <w:r>
        <w:rPr>
          <w:color w:val="000000"/>
          <w:sz w:val="28"/>
          <w:szCs w:val="28"/>
        </w:rPr>
        <w:t>Cost-Effective Prototyping:</w:t>
      </w:r>
    </w:p>
    <w:p>
      <w:pPr>
        <w:pStyle w:val="TextBody"/>
        <w:ind w:left="1080" w:hanging="0"/>
        <w:rPr>
          <w:color w:val="000000"/>
          <w:sz w:val="28"/>
          <w:szCs w:val="28"/>
        </w:rPr>
      </w:pPr>
      <w:r>
        <w:rPr>
          <w:color w:val="000000"/>
          <w:sz w:val="28"/>
          <w:szCs w:val="28"/>
        </w:rPr>
        <w:t>As an open-source solution,SRS-RAN offers a cost-effective ways for individuals and organizations to prototype and experiment with LTE networks.This is especially beneficial for those with limited resources who want to explore and text telecommuication concepts.</w:t>
      </w:r>
    </w:p>
    <w:p>
      <w:pPr>
        <w:pStyle w:val="TextBody"/>
        <w:numPr>
          <w:ilvl w:val="0"/>
          <w:numId w:val="11"/>
        </w:numPr>
        <w:rPr>
          <w:color w:val="000000"/>
          <w:sz w:val="28"/>
          <w:szCs w:val="28"/>
        </w:rPr>
      </w:pPr>
      <w:r>
        <w:rPr>
          <w:color w:val="000000"/>
          <w:sz w:val="28"/>
          <w:szCs w:val="28"/>
        </w:rPr>
        <w:t>Customization and Adaptability:</w:t>
      </w:r>
    </w:p>
    <w:p>
      <w:pPr>
        <w:pStyle w:val="TextBody"/>
        <w:ind w:left="1080" w:hanging="0"/>
        <w:rPr/>
      </w:pPr>
      <w:r>
        <w:rPr>
          <w:color w:val="000000"/>
          <w:sz w:val="28"/>
          <w:szCs w:val="28"/>
        </w:rPr>
        <w:t>The  open nature of SRS-RAN allows users to customize and adapt the software to specific requirements. This flexibility is crucial for researchers and developers who need to tailor LTE networks to unique scenarios or experiment with new features.</w:t>
      </w:r>
    </w:p>
    <w:p>
      <w:pPr>
        <w:pStyle w:val="TextBody"/>
        <w:rPr>
          <w:b/>
          <w:b/>
          <w:bCs/>
          <w:sz w:val="36"/>
          <w:szCs w:val="36"/>
        </w:rPr>
      </w:pPr>
      <w:r>
        <w:rPr>
          <w:b/>
          <w:bCs/>
          <w:color w:val="000000"/>
          <w:sz w:val="36"/>
          <w:szCs w:val="36"/>
        </w:rPr>
        <w:t>Applications of srs-ran:</w:t>
      </w:r>
    </w:p>
    <w:p>
      <w:pPr>
        <w:pStyle w:val="TextBody"/>
        <w:numPr>
          <w:ilvl w:val="0"/>
          <w:numId w:val="12"/>
        </w:numPr>
        <w:rPr>
          <w:color w:val="000000"/>
          <w:sz w:val="28"/>
          <w:szCs w:val="28"/>
        </w:rPr>
      </w:pPr>
      <w:r>
        <w:rPr>
          <w:color w:val="000000"/>
          <w:sz w:val="28"/>
          <w:szCs w:val="28"/>
        </w:rPr>
        <w:t>LTE Network Planing:</w:t>
      </w:r>
    </w:p>
    <w:p>
      <w:pPr>
        <w:pStyle w:val="TextBody"/>
        <w:ind w:left="1080" w:hanging="0"/>
        <w:rPr/>
      </w:pPr>
      <w:r>
        <w:rPr>
          <w:color w:val="000000"/>
          <w:sz w:val="28"/>
          <w:szCs w:val="28"/>
        </w:rPr>
        <w:t>SRS-RAN can be used for planning and simulating LTE networks. It helps in understanding network behavior, optimizing configurations, and assessing the feasibility of deploying LTE in different scenarios.</w:t>
      </w:r>
    </w:p>
    <w:p>
      <w:pPr>
        <w:pStyle w:val="TextBody"/>
        <w:numPr>
          <w:ilvl w:val="0"/>
          <w:numId w:val="12"/>
        </w:numPr>
        <w:rPr>
          <w:color w:val="000000"/>
          <w:sz w:val="28"/>
          <w:szCs w:val="28"/>
        </w:rPr>
      </w:pPr>
      <w:r>
        <w:rPr>
          <w:color w:val="000000"/>
          <w:sz w:val="28"/>
          <w:szCs w:val="28"/>
        </w:rPr>
        <w:t>Protocal Optimization:</w:t>
      </w:r>
    </w:p>
    <w:p>
      <w:pPr>
        <w:pStyle w:val="TextBody"/>
        <w:ind w:left="1080" w:hanging="0"/>
        <w:rPr/>
      </w:pPr>
      <w:r>
        <w:rPr>
          <w:color w:val="000000"/>
          <w:sz w:val="28"/>
          <w:szCs w:val="28"/>
        </w:rPr>
        <w:t>Researchers can utilize SRS-RAN to optimize LTE protocols, improving efficiency, security, and performance. This is valuable for enhancing the overall reliability of LTE networks.</w:t>
      </w:r>
    </w:p>
    <w:p>
      <w:pPr>
        <w:pStyle w:val="TextBody"/>
        <w:numPr>
          <w:ilvl w:val="0"/>
          <w:numId w:val="12"/>
        </w:numPr>
        <w:rPr/>
      </w:pPr>
      <w:r>
        <w:rPr>
          <w:color w:val="000000"/>
          <w:sz w:val="28"/>
          <w:szCs w:val="28"/>
        </w:rPr>
        <w:t>Security Analysis:</w:t>
      </w:r>
    </w:p>
    <w:p>
      <w:pPr>
        <w:pStyle w:val="TextBody"/>
        <w:ind w:left="1080" w:hanging="0"/>
        <w:rPr/>
      </w:pPr>
      <w:r>
        <w:rPr>
          <w:color w:val="000000"/>
          <w:sz w:val="28"/>
          <w:szCs w:val="28"/>
        </w:rPr>
        <w:t>The open-source nature of SRS-RAN facilitates security research. Users can analyze the security aspects of LTE networks, identify vulnerabilities, and propose improvements to enhance the overall security posture.</w:t>
      </w:r>
    </w:p>
    <w:p>
      <w:pPr>
        <w:pStyle w:val="TextBody"/>
        <w:numPr>
          <w:ilvl w:val="0"/>
          <w:numId w:val="12"/>
        </w:numPr>
        <w:rPr>
          <w:color w:val="000000"/>
          <w:sz w:val="28"/>
          <w:szCs w:val="28"/>
        </w:rPr>
      </w:pPr>
      <w:r>
        <w:rPr>
          <w:color w:val="000000"/>
          <w:sz w:val="28"/>
          <w:szCs w:val="28"/>
        </w:rPr>
        <w:t>Community Networks:</w:t>
      </w:r>
    </w:p>
    <w:p>
      <w:pPr>
        <w:pStyle w:val="TextBody"/>
        <w:ind w:left="1080" w:hanging="0"/>
        <w:rPr/>
      </w:pPr>
      <w:r>
        <w:rPr>
          <w:color w:val="000000"/>
          <w:sz w:val="28"/>
          <w:szCs w:val="28"/>
        </w:rPr>
        <w:t>SRS-RAN can be employed in the creation of community LTE networks. This is particularly relevant in areas with limited telecommunications infrastructure, offering a low-cost alternative for providing connectivity.</w:t>
      </w:r>
    </w:p>
    <w:p>
      <w:pPr>
        <w:pStyle w:val="TextBody"/>
        <w:numPr>
          <w:ilvl w:val="0"/>
          <w:numId w:val="12"/>
        </w:numPr>
        <w:rPr>
          <w:color w:val="000000"/>
          <w:sz w:val="28"/>
          <w:szCs w:val="28"/>
        </w:rPr>
      </w:pPr>
      <w:r>
        <w:rPr>
          <w:color w:val="000000"/>
          <w:sz w:val="28"/>
          <w:szCs w:val="28"/>
        </w:rPr>
        <w:t>Wireless Experiments and Demos:</w:t>
      </w:r>
    </w:p>
    <w:p>
      <w:pPr>
        <w:pStyle w:val="TextBody"/>
        <w:ind w:left="1080" w:hanging="0"/>
        <w:rPr/>
      </w:pPr>
      <w:r>
        <w:rPr>
          <w:color w:val="000000"/>
          <w:sz w:val="28"/>
          <w:szCs w:val="28"/>
        </w:rPr>
        <w:t>SRS-RAN  is suitable for creating wireless experiments and demonstrations. It allows users to showcase and test various aspects of LTE technology, making it useful for educational events, workshops, and technology showcases.</w:t>
      </w:r>
    </w:p>
    <w:p>
      <w:pPr>
        <w:pStyle w:val="TextBody"/>
        <w:numPr>
          <w:ilvl w:val="0"/>
          <w:numId w:val="12"/>
        </w:numPr>
        <w:rPr/>
      </w:pPr>
      <w:r>
        <w:rPr>
          <w:color w:val="000000"/>
          <w:sz w:val="28"/>
          <w:szCs w:val="28"/>
        </w:rPr>
        <w:t>Software-Defined Radio Exploration:</w:t>
      </w:r>
    </w:p>
    <w:p>
      <w:pPr>
        <w:pStyle w:val="TextBody"/>
        <w:ind w:left="1080" w:hanging="0"/>
        <w:rPr>
          <w:color w:val="000000"/>
          <w:sz w:val="28"/>
          <w:szCs w:val="28"/>
        </w:rPr>
      </w:pPr>
      <w:r>
        <w:rPr>
          <w:color w:val="000000"/>
          <w:sz w:val="28"/>
          <w:szCs w:val="28"/>
        </w:rPr>
        <w:t>SRS-RAN leverages software-defined radio techniques, making it a valuable platform for exploring SDR technology. Users can experiment with different radio configurations and gain insights into the principles of software-defined radi0.</w:t>
      </w:r>
    </w:p>
    <w:p>
      <w:pPr>
        <w:pStyle w:val="TextBody"/>
        <w:rPr>
          <w:color w:val="000000"/>
          <w:sz w:val="28"/>
          <w:szCs w:val="28"/>
        </w:rPr>
      </w:pPr>
      <w:r>
        <w:rPr>
          <w:color w:val="000000"/>
          <w:sz w:val="28"/>
          <w:szCs w:val="28"/>
        </w:rPr>
      </w:r>
    </w:p>
    <w:p>
      <w:pPr>
        <w:pStyle w:val="TextBody"/>
        <w:rPr>
          <w:color w:val="000000"/>
          <w:sz w:val="28"/>
          <w:szCs w:val="28"/>
        </w:rPr>
      </w:pPr>
      <w:r>
        <w:rPr>
          <w:color w:val="000000"/>
          <w:sz w:val="28"/>
          <w:szCs w:val="28"/>
        </w:rPr>
      </w:r>
    </w:p>
    <w:p>
      <w:pPr>
        <w:pStyle w:val="TextBody"/>
        <w:rPr>
          <w:color w:val="000000"/>
          <w:sz w:val="28"/>
          <w:szCs w:val="28"/>
        </w:rPr>
      </w:pPr>
      <w:r>
        <w:rPr>
          <w:color w:val="000000"/>
          <w:sz w:val="28"/>
          <w:szCs w:val="28"/>
        </w:rPr>
        <w:t>OPEN5GS Installations:</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sudo apt-get install libzmq3-dev</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git clone https://github.com/zeromq/libzmq.git</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cd libzmq</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./autogen.sh</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./configure</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make</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sudo make install</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sudo ldconfig</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git clone https://github.com/zeromq/czmq.git</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cd czmq</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./autogen.sh</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./configure</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make</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sudo make install</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sudo ldconfig</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git clone https://github.com/srsran/srsRAN_Project.git</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cd srsRAN_Project</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mkdir build</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cd build</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cmake ../ -DENABLE_EXPORT=ON -DENABLE_ZEROMQ=O</w:t>
      </w:r>
    </w:p>
    <w:p>
      <w:pPr>
        <w:pStyle w:val="PreformattedText"/>
        <w:spacing w:lineRule="auto" w:line="336"/>
        <w:ind w:left="720" w:hanging="0"/>
        <w:rPr>
          <w:rFonts w:ascii="Ubuntu;sans-serif" w:hAnsi="Ubuntu;sans-serif"/>
          <w:color w:val="000000"/>
          <w:sz w:val="24"/>
          <w:szCs w:val="28"/>
        </w:rPr>
      </w:pPr>
      <w:r>
        <w:rPr>
          <w:rFonts w:ascii="Ubuntu;sans-serif" w:hAnsi="Ubuntu;sans-serif"/>
          <w:color w:val="000000"/>
          <w:sz w:val="24"/>
          <w:szCs w:val="28"/>
        </w:rPr>
        <w:t>Pay extra attention to the cmake console output. Make sure you read the following line:</w:t>
      </w:r>
    </w:p>
    <w:p>
      <w:pPr>
        <w:pStyle w:val="PreformattedText"/>
        <w:spacing w:lineRule="auto" w:line="336"/>
        <w:ind w:left="1080" w:hanging="0"/>
        <w:rPr>
          <w:rFonts w:ascii="Ubuntu;sans-serif" w:hAnsi="Ubuntu;sans-serif"/>
          <w:color w:val="000000"/>
          <w:sz w:val="24"/>
          <w:szCs w:val="28"/>
        </w:rPr>
      </w:pPr>
      <w:r>
        <w:rPr>
          <w:rFonts w:ascii="Ubuntu;sans-serif" w:hAnsi="Ubuntu;sans-serif"/>
          <w:color w:val="000000"/>
          <w:sz w:val="24"/>
          <w:szCs w:val="28"/>
        </w:rPr>
        <w:t>...</w:t>
      </w:r>
    </w:p>
    <w:p>
      <w:pPr>
        <w:pStyle w:val="PreformattedText"/>
        <w:numPr>
          <w:ilvl w:val="1"/>
          <w:numId w:val="13"/>
        </w:numPr>
        <w:spacing w:lineRule="auto" w:line="336"/>
        <w:rPr>
          <w:rFonts w:ascii="Ubuntu;sans-serif" w:hAnsi="Ubuntu;sans-serif"/>
          <w:color w:val="000000"/>
          <w:sz w:val="24"/>
          <w:szCs w:val="28"/>
        </w:rPr>
      </w:pPr>
      <w:r>
        <w:rPr>
          <w:rFonts w:ascii="Ubuntu;sans-serif" w:hAnsi="Ubuntu;sans-serif"/>
          <w:color w:val="000000"/>
          <w:sz w:val="24"/>
          <w:szCs w:val="28"/>
        </w:rPr>
        <w:t>-- FINDING ZEROMQ.</w:t>
      </w:r>
    </w:p>
    <w:p>
      <w:pPr>
        <w:pStyle w:val="PreformattedText"/>
        <w:numPr>
          <w:ilvl w:val="1"/>
          <w:numId w:val="13"/>
        </w:numPr>
        <w:spacing w:lineRule="auto" w:line="336"/>
        <w:rPr>
          <w:rFonts w:ascii="Ubuntu;sans-serif" w:hAnsi="Ubuntu;sans-serif"/>
          <w:color w:val="000000"/>
          <w:sz w:val="24"/>
          <w:szCs w:val="28"/>
        </w:rPr>
      </w:pPr>
      <w:r>
        <w:rPr>
          <w:rFonts w:ascii="Ubuntu;sans-serif" w:hAnsi="Ubuntu;sans-serif"/>
          <w:color w:val="000000"/>
          <w:sz w:val="24"/>
          <w:szCs w:val="28"/>
        </w:rPr>
        <w:t>-- Checking for module 'ZeroMQ'</w:t>
      </w:r>
    </w:p>
    <w:p>
      <w:pPr>
        <w:pStyle w:val="PreformattedText"/>
        <w:numPr>
          <w:ilvl w:val="1"/>
          <w:numId w:val="13"/>
        </w:numPr>
        <w:spacing w:lineRule="auto" w:line="336"/>
        <w:rPr>
          <w:rFonts w:ascii="Ubuntu;sans-serif" w:hAnsi="Ubuntu;sans-serif"/>
          <w:color w:val="000000"/>
          <w:sz w:val="24"/>
          <w:szCs w:val="28"/>
        </w:rPr>
      </w:pPr>
      <w:r>
        <w:rPr>
          <w:rFonts w:ascii="Ubuntu;sans-serif" w:hAnsi="Ubuntu;sans-serif"/>
          <w:color w:val="000000"/>
          <w:sz w:val="24"/>
          <w:szCs w:val="28"/>
        </w:rPr>
        <w:t>--   No package 'ZeroMQ' found</w:t>
      </w:r>
    </w:p>
    <w:p>
      <w:pPr>
        <w:pStyle w:val="PreformattedText"/>
        <w:numPr>
          <w:ilvl w:val="1"/>
          <w:numId w:val="13"/>
        </w:numPr>
        <w:spacing w:lineRule="auto" w:line="336"/>
        <w:rPr>
          <w:rFonts w:ascii="Ubuntu;sans-serif" w:hAnsi="Ubuntu;sans-serif"/>
          <w:color w:val="000000"/>
          <w:sz w:val="24"/>
          <w:szCs w:val="28"/>
        </w:rPr>
      </w:pPr>
      <w:r>
        <w:rPr>
          <w:rFonts w:ascii="Ubuntu;sans-serif" w:hAnsi="Ubuntu;sans-serif"/>
          <w:color w:val="000000"/>
          <w:sz w:val="24"/>
          <w:szCs w:val="28"/>
        </w:rPr>
        <w:t>-- Found libZEROMQ: /usr/local/include, /usr/local/lib/libzmq.so</w:t>
      </w:r>
    </w:p>
    <w:p>
      <w:pPr>
        <w:pStyle w:val="PreformattedText"/>
        <w:numPr>
          <w:ilvl w:val="1"/>
          <w:numId w:val="13"/>
        </w:numPr>
        <w:spacing w:lineRule="auto" w:line="336"/>
        <w:rPr>
          <w:rFonts w:ascii="Ubuntu;sans-serif" w:hAnsi="Ubuntu;sans-serif"/>
          <w:color w:val="000000"/>
          <w:sz w:val="24"/>
          <w:szCs w:val="28"/>
        </w:rPr>
      </w:pPr>
      <w:r>
        <w:rPr>
          <w:rFonts w:ascii="Ubuntu;sans-serif" w:hAnsi="Ubuntu;sans-serif"/>
          <w:color w:val="000000"/>
          <w:sz w:val="24"/>
          <w:szCs w:val="28"/>
        </w:rPr>
        <w:t>...</w:t>
      </w:r>
    </w:p>
    <w:p>
      <w:pPr>
        <w:pStyle w:val="PreformattedText"/>
        <w:numPr>
          <w:ilvl w:val="0"/>
          <w:numId w:val="13"/>
        </w:numPr>
        <w:spacing w:lineRule="auto" w:line="336"/>
        <w:rPr>
          <w:rFonts w:ascii="Liberation Serif" w:hAnsi="Liberation Serif"/>
          <w:color w:val="000000"/>
          <w:sz w:val="28"/>
          <w:szCs w:val="28"/>
        </w:rPr>
      </w:pPr>
      <w:r>
        <w:rPr>
          <w:rFonts w:ascii="Liberation Serif" w:hAnsi="Liberation Serif"/>
          <w:color w:val="000000"/>
          <w:sz w:val="28"/>
          <w:szCs w:val="28"/>
        </w:rPr>
        <w:t>make -j`nproc`</w:t>
      </w:r>
    </w:p>
    <w:p>
      <w:pPr>
        <w:pStyle w:val="PreformattedText"/>
        <w:spacing w:lineRule="auto" w:line="336"/>
        <w:rPr>
          <w:rFonts w:ascii="Liberation Serif" w:hAnsi="Liberation Serif"/>
          <w:color w:val="404040"/>
          <w:sz w:val="28"/>
          <w:szCs w:val="28"/>
        </w:rPr>
      </w:pPr>
      <w:r>
        <w:rPr>
          <w:rFonts w:ascii="Liberation Serif" w:hAnsi="Liberation Serif"/>
          <w:color w:val="404040"/>
          <w:sz w:val="28"/>
          <w:szCs w:val="28"/>
        </w:rPr>
      </w:r>
    </w:p>
    <w:p>
      <w:pPr>
        <w:pStyle w:val="PreformattedText"/>
        <w:spacing w:lineRule="auto" w:line="336"/>
        <w:rPr>
          <w:rFonts w:ascii="Liberation Serif" w:hAnsi="Liberation Serif"/>
          <w:color w:val="404040"/>
          <w:sz w:val="28"/>
          <w:szCs w:val="28"/>
        </w:rPr>
      </w:pPr>
      <w:r>
        <w:rPr>
          <w:rStyle w:val="SourceText"/>
          <w:rFonts w:ascii="Liberation Serif" w:hAnsi="Liberation Serif"/>
          <w:color w:val="000000"/>
          <w:sz w:val="24"/>
          <w:szCs w:val="24"/>
        </w:rPr>
        <w:t>sudo apt update</w:t>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Liberation Serif" w:hAnsi="Liberation Serif"/>
          <w:color w:val="000000"/>
          <w:sz w:val="24"/>
          <w:szCs w:val="24"/>
        </w:rPr>
        <w:t>sudo apt install -y mongodb-org</w:t>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Liberation Serif" w:hAnsi="Liberation Serif"/>
          <w:color w:val="000000"/>
          <w:sz w:val="24"/>
          <w:szCs w:val="24"/>
        </w:rPr>
        <w:t xml:space="preserve">sudo systemctl start mongod </w:t>
      </w:r>
      <w:r>
        <w:rPr>
          <w:rStyle w:val="SourceText"/>
          <w:rFonts w:ascii="Liberation Serif" w:hAnsi="Liberation Serif"/>
          <w:b/>
          <w:color w:val="000000"/>
          <w:sz w:val="24"/>
          <w:szCs w:val="24"/>
        </w:rPr>
        <w:t>(if</w:t>
      </w:r>
      <w:r>
        <w:rPr>
          <w:rStyle w:val="SourceText"/>
          <w:rFonts w:ascii="Liberation Serif" w:hAnsi="Liberation Serif"/>
          <w:color w:val="000000"/>
          <w:sz w:val="24"/>
          <w:szCs w:val="24"/>
        </w:rPr>
        <w:t xml:space="preserve"> '/usr/bin/mongod' is not running</w:t>
      </w:r>
      <w:r>
        <w:rPr>
          <w:rStyle w:val="SourceText"/>
          <w:rFonts w:ascii="Liberation Serif" w:hAnsi="Liberation Serif"/>
          <w:b/>
          <w:color w:val="000000"/>
          <w:sz w:val="24"/>
          <w:szCs w:val="24"/>
        </w:rPr>
        <w:t>)</w:t>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Liberation Serif" w:hAnsi="Liberation Serif"/>
          <w:color w:val="000000"/>
          <w:sz w:val="24"/>
          <w:szCs w:val="24"/>
        </w:rPr>
        <w:t xml:space="preserve">sudo systemctl enable mongod </w:t>
      </w:r>
      <w:r>
        <w:rPr>
          <w:rStyle w:val="SourceText"/>
          <w:rFonts w:ascii="Liberation Serif" w:hAnsi="Liberation Serif"/>
          <w:b/>
          <w:color w:val="000000"/>
          <w:sz w:val="24"/>
          <w:szCs w:val="24"/>
        </w:rPr>
        <w:t>(</w:t>
      </w:r>
      <w:r>
        <w:rPr>
          <w:rStyle w:val="SourceText"/>
          <w:rFonts w:ascii="Liberation Serif" w:hAnsi="Liberation Serif"/>
          <w:color w:val="000000"/>
          <w:sz w:val="24"/>
          <w:szCs w:val="24"/>
        </w:rPr>
        <w:t>ensure to automatically start it on system boot</w:t>
      </w:r>
      <w:r>
        <w:rPr>
          <w:rStyle w:val="SourceText"/>
          <w:rFonts w:ascii="Liberation Serif" w:hAnsi="Liberation Serif"/>
          <w:b/>
          <w:color w:val="000000"/>
          <w:sz w:val="24"/>
          <w:szCs w:val="24"/>
        </w:rPr>
        <w:t>)</w:t>
      </w:r>
    </w:p>
    <w:p>
      <w:pPr>
        <w:pStyle w:val="PreformattedText"/>
        <w:pBdr>
          <w:top w:val="single" w:sz="2" w:space="1" w:color="E9ECEF"/>
          <w:left w:val="single" w:sz="2" w:space="1" w:color="E9ECEF"/>
          <w:bottom w:val="single" w:sz="2" w:space="1" w:color="E9ECEF"/>
        </w:pBdr>
        <w:shd w:val="clear" w:color="auto" w:fill="F8F9FA"/>
        <w:spacing w:before="0" w:after="140"/>
        <w:jc w:val="both"/>
        <w:rPr>
          <w:rStyle w:val="SourceText"/>
          <w:rFonts w:ascii="Liberation Serif" w:hAnsi="Liberation Serif"/>
          <w:b/>
          <w:b/>
          <w:color w:val="000000"/>
          <w:sz w:val="24"/>
          <w:szCs w:val="24"/>
        </w:rPr>
      </w:pPr>
      <w:r>
        <w:rPr>
          <w:rFonts w:ascii="Liberation Serif" w:hAnsi="Liberation Serif"/>
          <w:b/>
          <w:color w:val="000000"/>
          <w:sz w:val="24"/>
          <w:szCs w:val="24"/>
        </w:rPr>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Liberation Serif" w:hAnsi="Liberation Serif"/>
          <w:color w:val="000000"/>
          <w:sz w:val="24"/>
          <w:szCs w:val="24"/>
        </w:rPr>
        <w:t>sudo ip tuntap add name ogstun mode tun</w:t>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Liberation Serif" w:hAnsi="Liberation Serif"/>
          <w:color w:val="000000"/>
          <w:sz w:val="24"/>
          <w:szCs w:val="24"/>
        </w:rPr>
        <w:t>sudo ip addr add 10.45.0.1/16 dev ogstun</w:t>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Liberation Serif" w:hAnsi="Liberation Serif"/>
          <w:color w:val="000000"/>
          <w:sz w:val="24"/>
          <w:szCs w:val="24"/>
        </w:rPr>
        <w:t>sudo ip addr add 2001:db8:cafe::1/48 dev ogstun</w:t>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Liberation Serif" w:hAnsi="Liberation Serif"/>
          <w:color w:val="000000"/>
          <w:sz w:val="24"/>
          <w:szCs w:val="24"/>
        </w:rPr>
        <w:t>sudo ip link set ogstun up</w:t>
      </w:r>
    </w:p>
    <w:p>
      <w:pPr>
        <w:pStyle w:val="PreformattedText"/>
        <w:pBdr>
          <w:top w:val="single" w:sz="2" w:space="1" w:color="E9ECEF"/>
          <w:left w:val="single" w:sz="2" w:space="1" w:color="E9ECEF"/>
          <w:bottom w:val="single" w:sz="2" w:space="1" w:color="E9ECEF"/>
        </w:pBdr>
        <w:shd w:val="clear" w:color="auto" w:fill="F8F9FA"/>
        <w:spacing w:before="0" w:after="140"/>
        <w:jc w:val="both"/>
        <w:rPr>
          <w:rStyle w:val="SourceText"/>
          <w:rFonts w:ascii="Liberation Serif" w:hAnsi="Liberation Serif"/>
          <w:b/>
          <w:b/>
          <w:color w:val="000000"/>
          <w:sz w:val="24"/>
          <w:szCs w:val="24"/>
        </w:rPr>
      </w:pPr>
      <w:r>
        <w:rPr>
          <w:rFonts w:ascii="Liberation Serif" w:hAnsi="Liberation Serif"/>
          <w:b/>
          <w:color w:val="000000"/>
          <w:sz w:val="24"/>
          <w:szCs w:val="24"/>
        </w:rPr>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Liberation Serif" w:hAnsi="Liberation Serif"/>
          <w:color w:val="000000"/>
          <w:sz w:val="24"/>
          <w:szCs w:val="24"/>
        </w:rPr>
        <w:t>sudo apt install python3-pip python3-setuptools python3-wheel ninja-build build-essential flex bison git cmake libsctp-dev libgnutls28-dev libgcrypt-dev libssl-dev libidn11-dev libmongoc-dev libbson-dev libyaml-dev libnghttp2-dev libmicrohttpd-dev libcurl4-gnutls-dev libnghttp2-dev libtins-dev libtalloc-dev meson</w:t>
      </w:r>
    </w:p>
    <w:p>
      <w:pPr>
        <w:pStyle w:val="TextBody"/>
        <w:rPr/>
      </w:pPr>
      <w:r>
        <w:rPr>
          <w:color w:val="000000"/>
        </w:rPr>
        <w:br/>
      </w:r>
      <w:r>
        <w:rPr>
          <w:rStyle w:val="SourceText"/>
          <w:color w:val="000000"/>
        </w:rPr>
        <w:t>git clone https://github.com/open5gs/open5gs</w:t>
      </w:r>
    </w:p>
    <w:p>
      <w:pPr>
        <w:pStyle w:val="TextBody"/>
        <w:rPr>
          <w:color w:val="000000"/>
        </w:rPr>
      </w:pPr>
      <w:r>
        <w:rPr>
          <w:color w:val="000000"/>
        </w:rPr>
      </w:r>
    </w:p>
    <w:p>
      <w:pPr>
        <w:pStyle w:val="PreformattedText"/>
        <w:rPr/>
      </w:pPr>
      <w:r>
        <w:rPr>
          <w:rStyle w:val="SourceText"/>
          <w:rFonts w:ascii="Liberation Serif" w:hAnsi="Liberation Serif"/>
          <w:color w:val="000000"/>
          <w:sz w:val="24"/>
          <w:szCs w:val="24"/>
        </w:rPr>
        <w:t>cd open5gs</w:t>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Liberation Serif" w:hAnsi="Liberation Serif"/>
          <w:color w:val="000000"/>
          <w:sz w:val="24"/>
          <w:szCs w:val="24"/>
        </w:rPr>
        <w:t>meson build --prefix</w:t>
      </w:r>
      <w:r>
        <w:rPr>
          <w:rStyle w:val="SourceText"/>
          <w:rFonts w:ascii="Liberation Serif" w:hAnsi="Liberation Serif"/>
          <w:b/>
          <w:color w:val="000000"/>
          <w:sz w:val="24"/>
          <w:szCs w:val="24"/>
        </w:rPr>
        <w:t>=</w:t>
      </w:r>
      <w:r>
        <w:rPr>
          <w:rStyle w:val="SourceText"/>
          <w:rFonts w:ascii="Liberation Serif" w:hAnsi="Liberation Serif"/>
          <w:color w:val="000000"/>
          <w:sz w:val="24"/>
          <w:szCs w:val="24"/>
        </w:rPr>
        <w:t>`pwd`/install</w:t>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SFMono-Regular;Menlo;Monaco;Con" w:hAnsi="SFMono-Regular;Menlo;Monaco;Con"/>
          <w:color w:val="212529"/>
          <w:sz w:val="24"/>
          <w:szCs w:val="24"/>
        </w:rPr>
        <w:t xml:space="preserve">ninja </w:t>
      </w:r>
      <w:r>
        <w:rPr>
          <w:rStyle w:val="SourceText"/>
          <w:rFonts w:ascii="SFMono-Regular;Menlo;Monaco;Con" w:hAnsi="SFMono-Regular;Menlo;Monaco;Con"/>
          <w:color w:val="000080"/>
          <w:sz w:val="24"/>
          <w:szCs w:val="24"/>
        </w:rPr>
        <w:t>-C</w:t>
      </w:r>
      <w:r>
        <w:rPr>
          <w:rStyle w:val="SourceText"/>
          <w:rFonts w:ascii="SFMono-Regular;Menlo;Monaco;Con" w:hAnsi="SFMono-Regular;Menlo;Monaco;Con"/>
          <w:color w:val="212529"/>
          <w:sz w:val="24"/>
          <w:szCs w:val="24"/>
        </w:rPr>
        <w:t xml:space="preserve"> build</w:t>
      </w:r>
    </w:p>
    <w:p>
      <w:pPr>
        <w:pStyle w:val="PreformattedText"/>
        <w:pBdr>
          <w:top w:val="single" w:sz="2" w:space="1" w:color="E9ECEF"/>
          <w:left w:val="single" w:sz="2" w:space="1" w:color="E9ECEF"/>
          <w:bottom w:val="single" w:sz="2" w:space="1" w:color="E9ECEF"/>
        </w:pBdr>
        <w:shd w:val="clear" w:color="auto" w:fill="F8F9FA"/>
        <w:spacing w:before="0" w:after="140"/>
        <w:jc w:val="both"/>
        <w:rPr>
          <w:rStyle w:val="SourceText"/>
          <w:rFonts w:ascii="SFMono-Regular;Menlo;Monaco;Con" w:hAnsi="SFMono-Regular;Menlo;Monaco;Con"/>
          <w:color w:val="212529"/>
          <w:sz w:val="21"/>
        </w:rPr>
      </w:pPr>
      <w:r>
        <w:rPr>
          <w:rFonts w:ascii="SFMono-Regular;Menlo;Monaco;Con" w:hAnsi="SFMono-Regular;Menlo;Monaco;Con"/>
          <w:color w:val="212529"/>
          <w:sz w:val="21"/>
        </w:rPr>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SFMono-Regular;Menlo;Monaco;Con" w:hAnsi="SFMono-Regular;Menlo;Monaco;Con"/>
          <w:color w:val="0086B3"/>
          <w:sz w:val="21"/>
        </w:rPr>
        <w:t xml:space="preserve">cd </w:t>
      </w:r>
      <w:r>
        <w:rPr>
          <w:rStyle w:val="SourceText"/>
          <w:rFonts w:ascii="SFMono-Regular;Menlo;Monaco;Con" w:hAnsi="SFMono-Regular;Menlo;Monaco;Con"/>
          <w:color w:val="212529"/>
          <w:sz w:val="21"/>
        </w:rPr>
        <w:t>build</w:t>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SFMono-Regular;Menlo;Monaco;Con" w:hAnsi="SFMono-Regular;Menlo;Monaco;Con"/>
          <w:color w:val="212529"/>
          <w:sz w:val="21"/>
        </w:rPr>
        <w:t xml:space="preserve">meson </w:t>
      </w:r>
      <w:r>
        <w:rPr>
          <w:rStyle w:val="SourceText"/>
          <w:rFonts w:ascii="SFMono-Regular;Menlo;Monaco;Con" w:hAnsi="SFMono-Regular;Menlo;Monaco;Con"/>
          <w:color w:val="0086B3"/>
          <w:sz w:val="21"/>
        </w:rPr>
        <w:t>test</w:t>
      </w:r>
      <w:r>
        <w:rPr>
          <w:rStyle w:val="SourceText"/>
          <w:rFonts w:ascii="SFMono-Regular;Menlo;Monaco;Con" w:hAnsi="SFMono-Regular;Menlo;Monaco;Con"/>
          <w:color w:val="212529"/>
          <w:sz w:val="21"/>
        </w:rPr>
        <w:t xml:space="preserve"> </w:t>
      </w:r>
      <w:r>
        <w:rPr>
          <w:rStyle w:val="SourceText"/>
          <w:rFonts w:ascii="SFMono-Regular;Menlo;Monaco;Con" w:hAnsi="SFMono-Regular;Menlo;Monaco;Con"/>
          <w:color w:val="000080"/>
          <w:sz w:val="21"/>
        </w:rPr>
        <w:t>-v</w:t>
      </w:r>
    </w:p>
    <w:p>
      <w:pPr>
        <w:pStyle w:val="PreformattedText"/>
        <w:pBdr>
          <w:top w:val="single" w:sz="2" w:space="1" w:color="E9ECEF"/>
          <w:left w:val="single" w:sz="2" w:space="1" w:color="E9ECEF"/>
          <w:bottom w:val="single" w:sz="2" w:space="1" w:color="E9ECEF"/>
        </w:pBdr>
        <w:shd w:val="clear" w:color="auto" w:fill="F8F9FA"/>
        <w:spacing w:before="0" w:after="140"/>
        <w:jc w:val="both"/>
        <w:rPr>
          <w:rStyle w:val="SourceText"/>
          <w:rFonts w:ascii="SFMono-Regular;Menlo;Monaco;Con" w:hAnsi="SFMono-Regular;Menlo;Monaco;Con"/>
          <w:color w:val="000080"/>
          <w:sz w:val="21"/>
        </w:rPr>
      </w:pPr>
      <w:r>
        <w:rPr>
          <w:rFonts w:ascii="SFMono-Regular;Menlo;Monaco;Con" w:hAnsi="SFMono-Regular;Menlo;Monaco;Con"/>
          <w:color w:val="000080"/>
          <w:sz w:val="21"/>
        </w:rPr>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SFMono-Regular;Menlo;Monaco;Con" w:hAnsi="SFMono-Regular;Menlo;Monaco;Con"/>
          <w:color w:val="0086B3"/>
          <w:sz w:val="21"/>
        </w:rPr>
        <w:t xml:space="preserve">cd </w:t>
      </w:r>
      <w:r>
        <w:rPr>
          <w:rStyle w:val="SourceText"/>
          <w:rFonts w:ascii="SFMono-Regular;Menlo;Monaco;Con" w:hAnsi="SFMono-Regular;Menlo;Monaco;Con"/>
          <w:color w:val="212529"/>
          <w:sz w:val="21"/>
        </w:rPr>
        <w:t>build</w:t>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SFMono-Regular;Menlo;Monaco;Con" w:hAnsi="SFMono-Regular;Menlo;Monaco;Con"/>
          <w:color w:val="212529"/>
          <w:sz w:val="21"/>
        </w:rPr>
        <w:t xml:space="preserve">ninja </w:t>
      </w:r>
      <w:r>
        <w:rPr>
          <w:rStyle w:val="SourceText"/>
          <w:rFonts w:ascii="SFMono-Regular;Menlo;Monaco;Con" w:hAnsi="SFMono-Regular;Menlo;Monaco;Con"/>
          <w:color w:val="0086B3"/>
          <w:sz w:val="21"/>
        </w:rPr>
        <w:t>install</w:t>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SFMono-Regular;Menlo;Monaco;Con" w:hAnsi="SFMono-Regular;Menlo;Monaco;Con"/>
          <w:color w:val="0086B3"/>
          <w:sz w:val="21"/>
        </w:rPr>
        <w:t>cd</w:t>
      </w:r>
      <w:r>
        <w:rPr>
          <w:rStyle w:val="SourceText"/>
          <w:rFonts w:ascii="SFMono-Regular;Menlo;Monaco;Con" w:hAnsi="SFMono-Regular;Menlo;Monaco;Con"/>
          <w:color w:val="212529"/>
          <w:sz w:val="21"/>
        </w:rPr>
        <w:t xml:space="preserve"> ../</w:t>
      </w:r>
    </w:p>
    <w:p>
      <w:pPr>
        <w:pStyle w:val="PreformattedText"/>
        <w:pBdr>
          <w:top w:val="single" w:sz="2" w:space="1" w:color="E9ECEF"/>
          <w:left w:val="single" w:sz="2" w:space="1" w:color="E9ECEF"/>
          <w:bottom w:val="single" w:sz="2" w:space="1" w:color="E9ECEF"/>
        </w:pBdr>
        <w:shd w:val="clear" w:color="auto" w:fill="F8F9FA"/>
        <w:spacing w:before="0" w:after="140"/>
        <w:jc w:val="both"/>
        <w:rPr>
          <w:rStyle w:val="SourceText"/>
          <w:rFonts w:ascii="Liberation Serif" w:hAnsi="Liberation Serif"/>
          <w:color w:val="000000"/>
          <w:sz w:val="24"/>
          <w:szCs w:val="24"/>
        </w:rPr>
      </w:pPr>
      <w:r>
        <w:rPr>
          <w:rFonts w:ascii="Liberation Serif" w:hAnsi="Liberation Serif"/>
          <w:color w:val="000000"/>
          <w:sz w:val="24"/>
          <w:szCs w:val="24"/>
        </w:rPr>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Liberation Serif" w:hAnsi="Liberation Serif"/>
          <w:color w:val="000000"/>
          <w:sz w:val="28"/>
          <w:szCs w:val="28"/>
          <w:u w:val="single"/>
        </w:rPr>
        <w:t>Lan  to Lan</w:t>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Liberation Serif" w:hAnsi="Liberation Serif"/>
          <w:color w:val="000000"/>
          <w:sz w:val="22"/>
          <w:szCs w:val="22"/>
        </w:rPr>
        <w:t>Both sender and receiver PC has same  IP adresses</w:t>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Liberation Serif" w:hAnsi="Liberation Serif"/>
          <w:color w:val="000000"/>
          <w:sz w:val="22"/>
          <w:szCs w:val="22"/>
        </w:rPr>
        <w:t>Sender Laptop Open terminal: python -mSimpleHTTPServer</w:t>
      </w:r>
    </w:p>
    <w:p>
      <w:pPr>
        <w:pStyle w:val="PreformattedText"/>
        <w:pBdr>
          <w:top w:val="single" w:sz="2" w:space="1" w:color="E9ECEF"/>
          <w:left w:val="single" w:sz="2" w:space="1" w:color="E9ECEF"/>
          <w:bottom w:val="single" w:sz="2" w:space="1" w:color="E9ECEF"/>
        </w:pBdr>
        <w:shd w:val="clear" w:color="auto" w:fill="F8F9FA"/>
        <w:spacing w:before="0" w:after="140"/>
        <w:jc w:val="both"/>
        <w:rPr/>
      </w:pPr>
      <w:r>
        <w:rPr>
          <w:rStyle w:val="SourceText"/>
          <w:rFonts w:ascii="Liberation Serif" w:hAnsi="Liberation Serif"/>
          <w:color w:val="000000"/>
          <w:sz w:val="22"/>
          <w:szCs w:val="22"/>
        </w:rPr>
        <w:t>Reciver Laptop  Open browser: ipadresses:8000/</w:t>
      </w:r>
    </w:p>
    <w:p>
      <w:pPr>
        <w:pStyle w:val="PreformattedText"/>
        <w:numPr>
          <w:ilvl w:val="0"/>
          <w:numId w:val="14"/>
        </w:numPr>
        <w:pBdr>
          <w:top w:val="single" w:sz="2" w:space="1" w:color="E9ECEF"/>
          <w:left w:val="single" w:sz="2" w:space="1" w:color="E9ECEF"/>
          <w:bottom w:val="single" w:sz="2" w:space="1" w:color="E9ECEF"/>
        </w:pBdr>
        <w:shd w:val="clear" w:color="auto" w:fill="F8F9FA"/>
        <w:spacing w:before="0" w:after="140"/>
        <w:jc w:val="both"/>
        <w:rPr/>
      </w:pPr>
      <w:r>
        <w:rPr>
          <w:rStyle w:val="SourceText"/>
          <w:rFonts w:ascii="Liberation Serif" w:hAnsi="Liberation Serif"/>
          <w:color w:val="000000"/>
          <w:sz w:val="22"/>
          <w:szCs w:val="22"/>
        </w:rPr>
        <w:t>for python installing</w:t>
      </w:r>
    </w:p>
    <w:p>
      <w:pPr>
        <w:pStyle w:val="PreformattedText"/>
        <w:pBdr>
          <w:top w:val="single" w:sz="2" w:space="1" w:color="E9ECEF"/>
          <w:left w:val="single" w:sz="2" w:space="1" w:color="E9ECEF"/>
          <w:bottom w:val="single" w:sz="2" w:space="1" w:color="E9ECEF"/>
        </w:pBdr>
        <w:shd w:val="clear" w:color="auto" w:fill="F8F9FA"/>
        <w:spacing w:before="0" w:after="140"/>
        <w:ind w:left="1080" w:hanging="0"/>
        <w:jc w:val="both"/>
        <w:rPr/>
      </w:pPr>
      <w:r>
        <w:rPr>
          <w:rStyle w:val="SourceText"/>
          <w:rFonts w:ascii="Liberation Serif" w:hAnsi="Liberation Serif"/>
          <w:color w:val="000000"/>
          <w:sz w:val="22"/>
          <w:szCs w:val="22"/>
        </w:rPr>
        <w:t>sudo apt-get  install python</w:t>
      </w:r>
    </w:p>
    <w:p>
      <w:pPr>
        <w:pStyle w:val="PreformattedText"/>
        <w:pBdr>
          <w:top w:val="single" w:sz="2" w:space="1" w:color="E9ECEF"/>
          <w:left w:val="single" w:sz="2" w:space="1" w:color="E9ECEF"/>
          <w:bottom w:val="single" w:sz="2" w:space="1" w:color="E9ECEF"/>
        </w:pBdr>
        <w:shd w:val="clear" w:color="auto" w:fill="F8F9FA"/>
        <w:spacing w:before="0" w:after="140"/>
        <w:ind w:left="1080" w:hanging="0"/>
        <w:jc w:val="both"/>
        <w:rPr>
          <w:rStyle w:val="SourceText"/>
          <w:rFonts w:ascii="Liberation Serif" w:hAnsi="Liberation Serif"/>
          <w:color w:val="000000"/>
          <w:sz w:val="22"/>
          <w:szCs w:val="22"/>
        </w:rPr>
      </w:pPr>
      <w:r>
        <w:rPr>
          <w:rStyle w:val="SourceText"/>
          <w:rFonts w:ascii="Liberation Serif" w:hAnsi="Liberation Serif"/>
          <w:color w:val="000000"/>
          <w:sz w:val="22"/>
          <w:szCs w:val="22"/>
        </w:rPr>
        <w:t>sudo apt-get  install python2</w:t>
      </w:r>
    </w:p>
    <w:p>
      <w:pPr>
        <w:pStyle w:val="Normal"/>
        <w:rPr/>
      </w:pPr>
      <w:r>
        <w:rPr/>
      </w:r>
    </w:p>
    <w:p>
      <w:pPr>
        <w:pStyle w:val="Normal"/>
        <w:rPr>
          <w:rStyle w:val="SourceText"/>
          <w:rFonts w:ascii="Liberation Serif" w:hAnsi="Liberation Serif"/>
          <w:b/>
          <w:b/>
          <w:bCs/>
          <w:color w:val="000000"/>
          <w:sz w:val="40"/>
          <w:szCs w:val="40"/>
        </w:rPr>
      </w:pPr>
      <w:r>
        <w:rPr>
          <w:rStyle w:val="SourceText"/>
          <w:b/>
          <w:bCs/>
          <w:color w:val="000000"/>
          <w:sz w:val="40"/>
          <w:szCs w:val="40"/>
        </w:rPr>
        <w:t>USRP INSTALLATION</w:t>
      </w:r>
    </w:p>
    <w:p>
      <w:pPr>
        <w:pStyle w:val="Normal"/>
        <w:rPr>
          <w:rStyle w:val="Strong"/>
          <w:rFonts w:ascii="Segoe UI" w:hAnsi="Segoe UI" w:cs="Segoe UI"/>
          <w:bdr w:val="single" w:sz="2" w:space="0" w:color="D9D9E3"/>
        </w:rPr>
      </w:pPr>
      <w:r>
        <w:rPr>
          <w:rStyle w:val="Strong"/>
          <w:rFonts w:cs="Segoe UI" w:ascii="Segoe UI" w:hAnsi="Segoe UI"/>
          <w:bdr w:val="single" w:sz="2" w:space="0" w:color="D9D9E3"/>
        </w:rPr>
        <w:t xml:space="preserve">    </w:t>
      </w:r>
      <w:r>
        <w:rPr>
          <w:rStyle w:val="Strong"/>
          <w:rFonts w:cs="Segoe UI" w:ascii="Segoe UI" w:hAnsi="Segoe UI"/>
          <w:bdr w:val="single" w:sz="2" w:space="0" w:color="D9D9E3"/>
        </w:rPr>
        <w:t>1)Hardware Setup:</w:t>
      </w:r>
    </w:p>
    <w:p>
      <w:pPr>
        <w:pStyle w:val="ListParagraph"/>
        <w:numPr>
          <w:ilvl w:val="0"/>
          <w:numId w:val="15"/>
        </w:numPr>
        <w:rPr>
          <w:sz w:val="40"/>
          <w:szCs w:val="40"/>
        </w:rPr>
      </w:pPr>
      <w:r>
        <w:rPr>
          <w:rFonts w:cs="Segoe UI" w:ascii="Segoe UI" w:hAnsi="Segoe UI"/>
          <w:color w:val="374151"/>
        </w:rPr>
        <w:t>Connect the USRP B1200 to your host computer using the appropriate interface (USB or Ethernet).</w:t>
      </w:r>
    </w:p>
    <w:p>
      <w:pPr>
        <w:pStyle w:val="ListParagraph"/>
        <w:numPr>
          <w:ilvl w:val="0"/>
          <w:numId w:val="15"/>
        </w:numPr>
        <w:rPr>
          <w:sz w:val="40"/>
          <w:szCs w:val="40"/>
        </w:rPr>
      </w:pPr>
      <w:r>
        <w:rPr>
          <w:rFonts w:cs="Segoe UI" w:ascii="Segoe UI" w:hAnsi="Segoe UI"/>
          <w:color w:val="374151"/>
        </w:rPr>
        <w:t>Ensure that the device is properly powered.</w:t>
      </w:r>
    </w:p>
    <w:p>
      <w:pPr>
        <w:pStyle w:val="ListParagraph"/>
        <w:rPr>
          <w:sz w:val="40"/>
          <w:szCs w:val="40"/>
        </w:rPr>
      </w:pPr>
      <w:r>
        <w:rPr>
          <w:sz w:val="40"/>
          <w:szCs w:val="40"/>
        </w:rPr>
      </w:r>
    </w:p>
    <w:p>
      <w:pPr>
        <w:pStyle w:val="Normal"/>
        <w:ind w:left="360" w:hanging="0"/>
        <w:rPr>
          <w:rStyle w:val="Strong"/>
          <w:rFonts w:ascii="Segoe UI" w:hAnsi="Segoe UI" w:cs="Segoe UI"/>
          <w:bdr w:val="single" w:sz="2" w:space="0" w:color="D9D9E3"/>
        </w:rPr>
      </w:pPr>
      <w:r>
        <w:rPr>
          <w:rStyle w:val="Strong"/>
          <w:rFonts w:cs="Segoe UI" w:ascii="Segoe UI" w:hAnsi="Segoe UI"/>
          <w:bdr w:val="single" w:sz="2" w:space="0" w:color="D9D9E3"/>
        </w:rPr>
        <w:t>2)Software Installation</w:t>
      </w:r>
    </w:p>
    <w:p>
      <w:pPr>
        <w:pStyle w:val="ListParagraph"/>
        <w:numPr>
          <w:ilvl w:val="0"/>
          <w:numId w:val="15"/>
        </w:numPr>
        <w:rPr>
          <w:rStyle w:val="Strong"/>
          <w:sz w:val="20"/>
          <w:szCs w:val="20"/>
        </w:rPr>
      </w:pPr>
      <w:r>
        <w:rPr>
          <w:rStyle w:val="Strong"/>
          <w:rFonts w:cs="Segoe UI" w:ascii="Segoe UI" w:hAnsi="Segoe UI"/>
          <w:sz w:val="20"/>
          <w:szCs w:val="20"/>
          <w:bdr w:val="single" w:sz="2" w:space="0" w:color="D9D9E3"/>
        </w:rPr>
        <w:t>Driver Installation:</w:t>
      </w:r>
    </w:p>
    <w:p>
      <w:pPr>
        <w:pStyle w:val="ListParagraph"/>
        <w:numPr>
          <w:ilvl w:val="0"/>
          <w:numId w:val="15"/>
        </w:numPr>
        <w:rPr>
          <w:rStyle w:val="Strong"/>
          <w:sz w:val="20"/>
          <w:szCs w:val="20"/>
        </w:rPr>
      </w:pPr>
      <w:r>
        <w:rPr>
          <w:rFonts w:cs="Segoe UI" w:ascii="Segoe UI" w:hAnsi="Segoe UI"/>
          <w:color w:val="374151"/>
        </w:rPr>
        <w:t xml:space="preserve">Install the UHD (USRP Hardware Driver) software, which is necessary for communicating with and controlling the USRP device. You can find the UHD software on the Ettus Research or GNU Radio websites. </w:t>
      </w:r>
    </w:p>
    <w:p>
      <w:pPr>
        <w:pStyle w:val="ListParagraph"/>
        <w:numPr>
          <w:ilvl w:val="0"/>
          <w:numId w:val="15"/>
        </w:numPr>
        <w:pBdr>
          <w:top w:val="single" w:sz="6" w:space="12" w:color="DDDDDD"/>
          <w:left w:val="single" w:sz="6" w:space="12" w:color="DDDDDD"/>
          <w:bottom w:val="single" w:sz="6" w:space="12" w:color="DDDDDD"/>
          <w:right w:val="single" w:sz="6" w:space="12" w:color="DDDDDD"/>
        </w:pBdr>
        <w:shd w:val="clear" w:color="auto" w:fill="F9F9F9"/>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tLeast" w:line="312"/>
        <w:rPr>
          <w:rFonts w:ascii="Courier New" w:hAnsi="Courier New" w:eastAsia="Times New Roman" w:cs="Courier New"/>
          <w:color w:val="000000"/>
          <w:kern w:val="0"/>
          <w:sz w:val="21"/>
          <w:lang w:eastAsia="en-IN" w:bidi="ar-SA"/>
        </w:rPr>
      </w:pPr>
      <w:r>
        <w:rPr>
          <w:rFonts w:eastAsia="Times New Roman" w:cs="Courier New" w:ascii="Courier New" w:hAnsi="Courier New"/>
          <w:color w:val="000000"/>
          <w:kern w:val="0"/>
          <w:sz w:val="21"/>
          <w:lang w:eastAsia="en-IN" w:bidi="ar-SA"/>
        </w:rPr>
        <w:t xml:space="preserve">   </w:t>
      </w:r>
      <w:r>
        <w:rPr>
          <w:rFonts w:eastAsia="Times New Roman" w:cs="Courier New" w:ascii="Courier New" w:hAnsi="Courier New"/>
          <w:color w:val="000000"/>
          <w:kern w:val="0"/>
          <w:sz w:val="21"/>
          <w:lang w:eastAsia="en-IN" w:bidi="ar-SA"/>
        </w:rPr>
        <w:t>sudo apt-get update</w:t>
      </w:r>
    </w:p>
    <w:p>
      <w:pPr>
        <w:pStyle w:val="HTMLPreformatted"/>
        <w:numPr>
          <w:ilvl w:val="0"/>
          <w:numId w:val="15"/>
        </w:numPr>
        <w:pBdr>
          <w:top w:val="single" w:sz="6" w:space="12" w:color="DDDDDD"/>
          <w:left w:val="single" w:sz="6" w:space="12" w:color="DDDDDD"/>
          <w:bottom w:val="single" w:sz="6" w:space="12" w:color="DDDDDD"/>
          <w:right w:val="single" w:sz="6" w:space="12" w:color="DDDDDD"/>
        </w:pBdr>
        <w:shd w:val="clear" w:color="auto" w:fill="F9F9F9"/>
        <w:spacing w:lineRule="atLeast" w:line="312"/>
        <w:rPr>
          <w:color w:val="000000"/>
          <w:sz w:val="21"/>
          <w:szCs w:val="21"/>
        </w:rPr>
      </w:pPr>
      <w:r>
        <w:rPr>
          <w:color w:val="000000"/>
          <w:sz w:val="21"/>
          <w:szCs w:val="21"/>
        </w:rPr>
        <w:t xml:space="preserve">   </w:t>
      </w:r>
      <w:r>
        <w:rPr>
          <w:color w:val="000000"/>
          <w:sz w:val="21"/>
          <w:szCs w:val="21"/>
        </w:rPr>
        <w:t>sudo apt-get -y install git swig cmake doxygen build-essential libboost-all-dev libtool libusb-1.0-0 libusb-1.0-0-dev libudev-dev libncurses5-dev libfftw3-bin libfftw3-dev libfftw3-doc libcppunit-1.14-0 libcppunit-dev libcppunit-doc ncurses-bin cpufrequtils python-numpy python-numpy-doc python-numpy-dbg python-scipy python-docutils qt4-bin-dbg qt4-default qt4-doc libqt4-dev libqt4-dev-bin python-qt4 python-qt4-dbg python-qt4-dev python-qt4-doc python-qt4-doc libqwt6abi1 libfftw3-bin libfftw3-dev libfftw3-doc ncurses-bin libncurses5 libncurses5-dev libncurses5-dbg libfontconfig1-dev libxrender-dev libpulse-dev swig g++ automake autoconf libtool python-dev libfftw3-dev libcppunit-dev libboost-all-dev libusb-dev libusb-1.0-0-dev fort77 libsdl1.2-dev python-wxgtk3.0 git libqt4-dev python-numpy ccache python-opengl libgsl-dev python-cheetah python-mako python-lxml doxygen qt4-default qt4-dev-tools libusb-1.0-0-dev libqwtplot3d-qt5-dev pyqt4-dev-tools python-qwt5-qt4 cmake git wget libxi-dev gtk2-engines-pixbuf r-base-dev python-tk liborc-0.4-0 liborc-0.4-dev libasound2-dev python-gtk2 libzmq3-dev libzmq5 python-requests python-sphinx libcomedi-dev python-zmq libqwt-dev libqwt6abi1 python-six libgps-dev libgps23 gpsd gpsd-clients python-gps python-setuptools</w:t>
      </w:r>
    </w:p>
    <w:p>
      <w:pPr>
        <w:pStyle w:val="HTMLPreformatted"/>
        <w:numPr>
          <w:ilvl w:val="0"/>
          <w:numId w:val="15"/>
        </w:numPr>
        <w:pBdr>
          <w:top w:val="single" w:sz="6" w:space="12" w:color="DDDDDD"/>
          <w:left w:val="single" w:sz="6" w:space="12" w:color="DDDDDD"/>
          <w:bottom w:val="single" w:sz="6" w:space="12" w:color="DDDDDD"/>
          <w:right w:val="single" w:sz="6" w:space="12" w:color="DDDDDD"/>
        </w:pBdr>
        <w:shd w:val="clear" w:color="auto" w:fill="F9F9F9"/>
        <w:spacing w:lineRule="atLeast" w:line="312"/>
        <w:rPr>
          <w:color w:val="000000"/>
          <w:sz w:val="21"/>
          <w:szCs w:val="21"/>
        </w:rPr>
      </w:pPr>
      <w:r>
        <w:rPr>
          <w:color w:val="000000"/>
          <w:sz w:val="21"/>
          <w:szCs w:val="21"/>
        </w:rPr>
        <w:t>cd $HOME</w:t>
      </w:r>
    </w:p>
    <w:p>
      <w:pPr>
        <w:pStyle w:val="HTMLPreformatted"/>
        <w:numPr>
          <w:ilvl w:val="0"/>
          <w:numId w:val="15"/>
        </w:numPr>
        <w:pBdr>
          <w:top w:val="single" w:sz="6" w:space="12" w:color="DDDDDD"/>
          <w:left w:val="single" w:sz="6" w:space="12" w:color="DDDDDD"/>
          <w:bottom w:val="single" w:sz="6" w:space="12" w:color="DDDDDD"/>
          <w:right w:val="single" w:sz="6" w:space="12" w:color="DDDDDD"/>
        </w:pBdr>
        <w:shd w:val="clear" w:color="auto" w:fill="F9F9F9"/>
        <w:spacing w:lineRule="atLeast" w:line="312"/>
        <w:rPr>
          <w:color w:val="000000"/>
          <w:sz w:val="21"/>
          <w:szCs w:val="21"/>
        </w:rPr>
      </w:pPr>
      <w:r>
        <w:rPr>
          <w:color w:val="000000"/>
          <w:sz w:val="21"/>
          <w:szCs w:val="21"/>
        </w:rPr>
        <w:t xml:space="preserve">   </w:t>
      </w:r>
      <w:r>
        <w:rPr>
          <w:color w:val="000000"/>
          <w:sz w:val="21"/>
          <w:szCs w:val="21"/>
        </w:rPr>
        <w:t>mkdir workarea</w:t>
      </w:r>
    </w:p>
    <w:p>
      <w:pPr>
        <w:pStyle w:val="HTMLPreformatted"/>
        <w:numPr>
          <w:ilvl w:val="0"/>
          <w:numId w:val="15"/>
        </w:numPr>
        <w:pBdr>
          <w:top w:val="single" w:sz="6" w:space="12" w:color="DDDDDD"/>
          <w:left w:val="single" w:sz="6" w:space="12" w:color="DDDDDD"/>
          <w:bottom w:val="single" w:sz="6" w:space="12" w:color="DDDDDD"/>
          <w:right w:val="single" w:sz="6" w:space="12" w:color="DDDDDD"/>
        </w:pBdr>
        <w:shd w:val="clear" w:color="auto" w:fill="F9F9F9"/>
        <w:spacing w:lineRule="atLeast" w:line="312"/>
        <w:rPr>
          <w:color w:val="000000"/>
          <w:sz w:val="21"/>
          <w:szCs w:val="21"/>
        </w:rPr>
      </w:pPr>
      <w:r>
        <w:rPr>
          <w:color w:val="000000"/>
          <w:sz w:val="21"/>
          <w:szCs w:val="21"/>
        </w:rPr>
        <w:t xml:space="preserve">   </w:t>
      </w:r>
      <w:r>
        <w:rPr>
          <w:color w:val="000000"/>
          <w:sz w:val="21"/>
          <w:szCs w:val="21"/>
        </w:rPr>
        <w:t>cd workarea</w:t>
      </w:r>
    </w:p>
    <w:p>
      <w:pPr>
        <w:pStyle w:val="HTMLPreformatted"/>
        <w:numPr>
          <w:ilvl w:val="0"/>
          <w:numId w:val="15"/>
        </w:numPr>
        <w:pBdr>
          <w:top w:val="single" w:sz="6" w:space="12" w:color="DDDDDD"/>
          <w:left w:val="single" w:sz="6" w:space="12" w:color="DDDDDD"/>
          <w:bottom w:val="single" w:sz="6" w:space="12" w:color="DDDDDD"/>
          <w:right w:val="single" w:sz="6" w:space="12" w:color="DDDDDD"/>
        </w:pBdr>
        <w:shd w:val="clear" w:color="auto" w:fill="F9F9F9"/>
        <w:spacing w:lineRule="atLeast" w:line="312"/>
        <w:rPr>
          <w:color w:val="000000"/>
          <w:sz w:val="21"/>
          <w:szCs w:val="21"/>
        </w:rPr>
      </w:pPr>
      <w:r>
        <w:rPr>
          <w:color w:val="000000"/>
          <w:sz w:val="21"/>
          <w:szCs w:val="21"/>
        </w:rPr>
        <w:t>git clone https://github.com/EttusResearch/uhd</w:t>
      </w:r>
    </w:p>
    <w:p>
      <w:pPr>
        <w:pStyle w:val="HTMLPreformatted"/>
        <w:numPr>
          <w:ilvl w:val="0"/>
          <w:numId w:val="15"/>
        </w:numPr>
        <w:pBdr>
          <w:top w:val="single" w:sz="6" w:space="12" w:color="DDDDDD"/>
          <w:left w:val="single" w:sz="6" w:space="12" w:color="DDDDDD"/>
          <w:bottom w:val="single" w:sz="6" w:space="12" w:color="DDDDDD"/>
          <w:right w:val="single" w:sz="6" w:space="12" w:color="DDDDDD"/>
        </w:pBdr>
        <w:shd w:val="clear" w:color="auto" w:fill="F9F9F9"/>
        <w:spacing w:lineRule="atLeast" w:line="312"/>
        <w:rPr>
          <w:color w:val="000000"/>
          <w:sz w:val="21"/>
          <w:szCs w:val="21"/>
        </w:rPr>
      </w:pPr>
      <w:r>
        <w:rPr>
          <w:color w:val="000000"/>
          <w:sz w:val="21"/>
          <w:szCs w:val="21"/>
        </w:rPr>
        <w:t xml:space="preserve">   </w:t>
      </w:r>
      <w:r>
        <w:rPr>
          <w:color w:val="000000"/>
          <w:sz w:val="21"/>
          <w:szCs w:val="21"/>
        </w:rPr>
        <w:t>cd uhd</w:t>
      </w:r>
    </w:p>
    <w:p>
      <w:pPr>
        <w:pStyle w:val="HTMLPreformatted"/>
        <w:numPr>
          <w:ilvl w:val="0"/>
          <w:numId w:val="15"/>
        </w:numPr>
        <w:pBdr>
          <w:top w:val="single" w:sz="6" w:space="12" w:color="DDDDDD"/>
          <w:left w:val="single" w:sz="6" w:space="12" w:color="DDDDDD"/>
          <w:bottom w:val="single" w:sz="6" w:space="12" w:color="DDDDDD"/>
          <w:right w:val="single" w:sz="6" w:space="12" w:color="DDDDDD"/>
        </w:pBdr>
        <w:shd w:val="clear" w:color="auto" w:fill="F9F9F9"/>
        <w:spacing w:lineRule="atLeast" w:line="312"/>
        <w:rPr>
          <w:color w:val="000000"/>
          <w:sz w:val="21"/>
          <w:szCs w:val="21"/>
        </w:rPr>
      </w:pPr>
      <w:r>
        <w:rPr>
          <w:color w:val="000000"/>
          <w:sz w:val="21"/>
          <w:szCs w:val="21"/>
        </w:rPr>
        <w:t>make</w:t>
      </w:r>
    </w:p>
    <w:p>
      <w:pPr>
        <w:pStyle w:val="HTMLPreformatted"/>
        <w:numPr>
          <w:ilvl w:val="0"/>
          <w:numId w:val="15"/>
        </w:numPr>
        <w:pBdr>
          <w:top w:val="single" w:sz="6" w:space="12" w:color="DDDDDD"/>
          <w:left w:val="single" w:sz="6" w:space="12" w:color="DDDDDD"/>
          <w:bottom w:val="single" w:sz="6" w:space="12" w:color="DDDDDD"/>
          <w:right w:val="single" w:sz="6" w:space="12" w:color="DDDDDD"/>
        </w:pBdr>
        <w:shd w:val="clear" w:color="auto" w:fill="F9F9F9"/>
        <w:spacing w:lineRule="atLeast" w:line="312"/>
        <w:rPr>
          <w:color w:val="000000"/>
          <w:sz w:val="21"/>
          <w:szCs w:val="21"/>
        </w:rPr>
      </w:pPr>
      <w:r>
        <w:rPr>
          <w:color w:val="000000"/>
          <w:sz w:val="21"/>
          <w:szCs w:val="21"/>
        </w:rPr>
        <w:t>make test</w:t>
      </w:r>
    </w:p>
    <w:p>
      <w:pPr>
        <w:pStyle w:val="HTMLPreformatted"/>
        <w:numPr>
          <w:ilvl w:val="0"/>
          <w:numId w:val="15"/>
        </w:numPr>
        <w:pBdr>
          <w:top w:val="single" w:sz="6" w:space="12" w:color="DDDDDD"/>
          <w:left w:val="single" w:sz="6" w:space="12" w:color="DDDDDD"/>
          <w:bottom w:val="single" w:sz="6" w:space="12" w:color="DDDDDD"/>
          <w:right w:val="single" w:sz="6" w:space="12" w:color="DDDDDD"/>
        </w:pBdr>
        <w:shd w:val="clear" w:color="auto" w:fill="F9F9F9"/>
        <w:spacing w:lineRule="atLeast" w:line="312"/>
        <w:rPr>
          <w:color w:val="000000"/>
          <w:sz w:val="21"/>
          <w:szCs w:val="21"/>
        </w:rPr>
      </w:pPr>
      <w:r>
        <w:rPr>
          <w:color w:val="000000"/>
          <w:sz w:val="21"/>
          <w:szCs w:val="21"/>
        </w:rPr>
        <w:t xml:space="preserve">  </w:t>
      </w:r>
      <w:r>
        <w:rPr>
          <w:color w:val="000000"/>
          <w:sz w:val="21"/>
          <w:szCs w:val="21"/>
        </w:rPr>
        <w:t>sudo make install</w:t>
      </w:r>
    </w:p>
    <w:p>
      <w:pPr>
        <w:pStyle w:val="HTMLPreformatted"/>
        <w:numPr>
          <w:ilvl w:val="0"/>
          <w:numId w:val="15"/>
        </w:numPr>
        <w:pBdr>
          <w:top w:val="single" w:sz="6" w:space="12" w:color="DDDDDD"/>
          <w:left w:val="single" w:sz="6" w:space="12" w:color="DDDDDD"/>
          <w:bottom w:val="single" w:sz="6" w:space="12" w:color="DDDDDD"/>
          <w:right w:val="single" w:sz="6" w:space="12" w:color="DDDDDD"/>
        </w:pBdr>
        <w:shd w:val="clear" w:color="auto" w:fill="F9F9F9"/>
        <w:spacing w:lineRule="atLeast" w:line="312"/>
        <w:rPr>
          <w:color w:val="000000"/>
          <w:sz w:val="21"/>
          <w:szCs w:val="21"/>
        </w:rPr>
      </w:pPr>
      <w:r>
        <w:rPr>
          <w:color w:val="000000"/>
          <w:sz w:val="21"/>
          <w:szCs w:val="21"/>
        </w:rPr>
        <w:t>sudo ldconfig</w:t>
      </w:r>
    </w:p>
    <w:p>
      <w:pPr>
        <w:pStyle w:val="HTMLPreformatted"/>
        <w:numPr>
          <w:ilvl w:val="0"/>
          <w:numId w:val="15"/>
        </w:numPr>
        <w:pBdr>
          <w:top w:val="single" w:sz="6" w:space="12" w:color="DDDDDD"/>
          <w:left w:val="single" w:sz="6" w:space="12" w:color="DDDDDD"/>
          <w:bottom w:val="single" w:sz="6" w:space="12" w:color="DDDDDD"/>
          <w:right w:val="single" w:sz="6" w:space="12" w:color="DDDDDD"/>
        </w:pBdr>
        <w:shd w:val="clear" w:color="auto" w:fill="F9F9F9"/>
        <w:spacing w:lineRule="atLeast" w:line="312"/>
        <w:rPr>
          <w:color w:val="000000"/>
          <w:sz w:val="21"/>
          <w:szCs w:val="21"/>
        </w:rPr>
      </w:pPr>
      <w:r>
        <w:rPr>
          <w:color w:val="000000"/>
          <w:sz w:val="21"/>
          <w:szCs w:val="21"/>
        </w:rPr>
        <w:t>sudo uhd_images_downloader</w:t>
      </w:r>
    </w:p>
    <w:p>
      <w:pPr>
        <w:pStyle w:val="HTMLPreformatted"/>
        <w:numPr>
          <w:ilvl w:val="0"/>
          <w:numId w:val="15"/>
        </w:numPr>
        <w:pBdr>
          <w:top w:val="single" w:sz="6" w:space="12" w:color="DDDDDD"/>
          <w:left w:val="single" w:sz="6" w:space="12" w:color="DDDDDD"/>
          <w:bottom w:val="single" w:sz="6" w:space="12" w:color="DDDDDD"/>
          <w:right w:val="single" w:sz="6" w:space="12" w:color="DDDDDD"/>
        </w:pBdr>
        <w:shd w:val="clear" w:color="auto" w:fill="F9F9F9"/>
        <w:spacing w:lineRule="atLeast" w:line="312"/>
        <w:rPr>
          <w:color w:val="000000"/>
          <w:sz w:val="21"/>
          <w:szCs w:val="21"/>
        </w:rPr>
      </w:pPr>
      <w:r>
        <w:rPr>
          <w:rStyle w:val="HTMLCode"/>
          <w:color w:val="000000"/>
          <w:sz w:val="21"/>
          <w:szCs w:val="21"/>
          <w:bdr w:val="single" w:sz="6" w:space="1" w:color="DDDDDD"/>
          <w:shd w:fill="F9F9F9" w:val="clear"/>
        </w:rPr>
        <w:t>uhd_find_devices</w:t>
      </w:r>
      <w:r>
        <w:rPr>
          <w:rFonts w:cs="Lucida Sans Unicode" w:ascii="Lucida Sans Unicode" w:hAnsi="Lucida Sans Unicode"/>
          <w:color w:val="000000"/>
          <w:sz w:val="21"/>
          <w:szCs w:val="21"/>
          <w:shd w:fill="FFFFFF" w:val="clear"/>
        </w:rPr>
        <w:t>.</w:t>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ListParagraph"/>
        <w:rPr>
          <w:sz w:val="40"/>
          <w:szCs w:val="40"/>
        </w:rPr>
      </w:pPr>
      <w:r>
        <w:rPr>
          <w:sz w:val="40"/>
          <w:szCs w:val="40"/>
        </w:rPr>
      </w:r>
    </w:p>
    <w:p>
      <w:pPr>
        <w:pStyle w:val="Heading1"/>
        <w:rPr>
          <w:sz w:val="40"/>
          <w:szCs w:val="40"/>
        </w:rPr>
      </w:pPr>
      <w:r>
        <w:rPr>
          <w:rFonts w:ascii="Ubuntu;sans-serif" w:hAnsi="Ubuntu;sans-serif"/>
          <w:b w:val="false"/>
          <w:i w:val="false"/>
          <w:caps w:val="false"/>
          <w:smallCaps w:val="false"/>
          <w:color w:val="404040"/>
          <w:spacing w:val="0"/>
          <w:sz w:val="42"/>
        </w:rPr>
        <w:t>5G SA End-to-End</w:t>
      </w:r>
    </w:p>
    <w:p>
      <w:pPr>
        <w:pStyle w:val="ListParagraph"/>
        <w:ind w:left="720" w:hanging="0"/>
        <w:rPr/>
      </w:pPr>
      <w:r>
        <w:drawing>
          <wp:anchor behindDoc="0" distT="0" distB="0" distL="0" distR="0" simplePos="0" locked="0" layoutInCell="1" allowOverlap="1" relativeHeight="4">
            <wp:simplePos x="0" y="0"/>
            <wp:positionH relativeFrom="column">
              <wp:posOffset>32385</wp:posOffset>
            </wp:positionH>
            <wp:positionV relativeFrom="paragraph">
              <wp:posOffset>67310</wp:posOffset>
            </wp:positionV>
            <wp:extent cx="4894580" cy="22796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894580" cy="2279650"/>
                    </a:xfrm>
                    <a:prstGeom prst="rect">
                      <a:avLst/>
                    </a:prstGeom>
                  </pic:spPr>
                </pic:pic>
              </a:graphicData>
            </a:graphic>
          </wp:anchor>
        </w:drawing>
      </w:r>
      <w:r>
        <w:rPr/>
        <w:t xml:space="preserve"> </w:t>
      </w:r>
      <w:r>
        <w:rPr/>
        <w:t xml:space="preserve">                              </w:t>
      </w:r>
    </w:p>
    <w:p>
      <w:pPr>
        <w:pStyle w:val="ListParagraph"/>
        <w:numPr>
          <w:ilvl w:val="0"/>
          <w:numId w:val="16"/>
        </w:numPr>
        <w:rPr/>
      </w:pPr>
      <w:r>
        <w:rPr/>
        <w:t>cd srsran</w:t>
      </w:r>
    </w:p>
    <w:p>
      <w:pPr>
        <w:pStyle w:val="ListParagraph"/>
        <w:numPr>
          <w:ilvl w:val="0"/>
          <w:numId w:val="16"/>
        </w:numPr>
        <w:rPr/>
      </w:pPr>
      <w:r>
        <w:rPr/>
        <w:t>sudo apt-get install libzmq3-dev</w:t>
      </w:r>
    </w:p>
    <w:p>
      <w:pPr>
        <w:pStyle w:val="ListParagraph"/>
        <w:numPr>
          <w:ilvl w:val="0"/>
          <w:numId w:val="17"/>
        </w:numPr>
        <w:rPr/>
      </w:pPr>
      <w:r>
        <w:rPr/>
        <w:t>git clone https://github.com/zeromq/libzmq.git</w:t>
      </w:r>
    </w:p>
    <w:p>
      <w:pPr>
        <w:pStyle w:val="ListParagraph"/>
        <w:numPr>
          <w:ilvl w:val="0"/>
          <w:numId w:val="18"/>
        </w:numPr>
        <w:rPr/>
      </w:pPr>
      <w:r>
        <w:rPr/>
        <w:t>cd libzmq</w:t>
      </w:r>
    </w:p>
    <w:p>
      <w:pPr>
        <w:pStyle w:val="ListParagraph"/>
        <w:numPr>
          <w:ilvl w:val="0"/>
          <w:numId w:val="19"/>
        </w:numPr>
        <w:rPr/>
      </w:pPr>
      <w:r>
        <w:rPr/>
        <w:t>./autogen.sh</w:t>
      </w:r>
    </w:p>
    <w:p>
      <w:pPr>
        <w:pStyle w:val="ListParagraph"/>
        <w:numPr>
          <w:ilvl w:val="0"/>
          <w:numId w:val="19"/>
        </w:numPr>
        <w:rPr/>
      </w:pPr>
      <w:r>
        <w:rPr/>
        <w:t>./configure</w:t>
      </w:r>
    </w:p>
    <w:p>
      <w:pPr>
        <w:pStyle w:val="ListParagraph"/>
        <w:numPr>
          <w:ilvl w:val="0"/>
          <w:numId w:val="19"/>
        </w:numPr>
        <w:rPr/>
      </w:pPr>
      <w:r>
        <w:rPr/>
        <w:t>make</w:t>
      </w:r>
    </w:p>
    <w:p>
      <w:pPr>
        <w:pStyle w:val="ListParagraph"/>
        <w:numPr>
          <w:ilvl w:val="0"/>
          <w:numId w:val="19"/>
        </w:numPr>
        <w:rPr/>
      </w:pPr>
      <w:r>
        <w:rPr/>
        <w:t>sudo make install</w:t>
      </w:r>
    </w:p>
    <w:p>
      <w:pPr>
        <w:pStyle w:val="ListParagraph"/>
        <w:numPr>
          <w:ilvl w:val="0"/>
          <w:numId w:val="19"/>
        </w:numPr>
        <w:rPr/>
      </w:pPr>
      <w:r>
        <w:rPr/>
        <w:t>sudo ldconfig</w:t>
      </w:r>
    </w:p>
    <w:p>
      <w:pPr>
        <w:pStyle w:val="ListParagraph"/>
        <w:numPr>
          <w:ilvl w:val="0"/>
          <w:numId w:val="19"/>
        </w:numPr>
        <w:rPr/>
      </w:pPr>
      <w:r>
        <w:rPr/>
        <w:t>cd ..</w:t>
      </w:r>
    </w:p>
    <w:p>
      <w:pPr>
        <w:pStyle w:val="ListParagraph"/>
        <w:ind w:left="720" w:hanging="0"/>
        <w:rPr/>
      </w:pPr>
      <w:r>
        <w:rPr/>
        <w:t xml:space="preserve">    </w:t>
      </w:r>
      <w:r>
        <w:rPr/>
        <w:t>2.git clone https://github.com/zeromq/czmq.git</w:t>
      </w:r>
    </w:p>
    <w:p>
      <w:pPr>
        <w:pStyle w:val="ListParagraph"/>
        <w:numPr>
          <w:ilvl w:val="0"/>
          <w:numId w:val="20"/>
        </w:numPr>
        <w:rPr/>
      </w:pPr>
      <w:r>
        <w:rPr/>
        <w:t>cd czmq</w:t>
      </w:r>
    </w:p>
    <w:p>
      <w:pPr>
        <w:pStyle w:val="ListParagraph"/>
        <w:numPr>
          <w:ilvl w:val="0"/>
          <w:numId w:val="20"/>
        </w:numPr>
        <w:rPr/>
      </w:pPr>
      <w:r>
        <w:rPr/>
        <w:t>./autogen.sh</w:t>
      </w:r>
    </w:p>
    <w:p>
      <w:pPr>
        <w:pStyle w:val="ListParagraph"/>
        <w:numPr>
          <w:ilvl w:val="0"/>
          <w:numId w:val="20"/>
        </w:numPr>
        <w:rPr/>
      </w:pPr>
      <w:r>
        <w:rPr/>
        <w:t>./configure</w:t>
      </w:r>
    </w:p>
    <w:p>
      <w:pPr>
        <w:pStyle w:val="ListParagraph"/>
        <w:numPr>
          <w:ilvl w:val="0"/>
          <w:numId w:val="20"/>
        </w:numPr>
        <w:rPr/>
      </w:pPr>
      <w:r>
        <w:rPr/>
        <w:t>make</w:t>
      </w:r>
    </w:p>
    <w:p>
      <w:pPr>
        <w:pStyle w:val="ListParagraph"/>
        <w:numPr>
          <w:ilvl w:val="0"/>
          <w:numId w:val="20"/>
        </w:numPr>
        <w:rPr/>
      </w:pPr>
      <w:r>
        <w:rPr/>
        <w:t>sudo make install</w:t>
      </w:r>
    </w:p>
    <w:p>
      <w:pPr>
        <w:pStyle w:val="ListParagraph"/>
        <w:numPr>
          <w:ilvl w:val="0"/>
          <w:numId w:val="20"/>
        </w:numPr>
        <w:rPr/>
      </w:pPr>
      <w:r>
        <w:rPr/>
        <w:t>sudo ldconfig</w:t>
      </w:r>
    </w:p>
    <w:p>
      <w:pPr>
        <w:pStyle w:val="ListParagraph"/>
        <w:numPr>
          <w:ilvl w:val="0"/>
          <w:numId w:val="20"/>
        </w:numPr>
        <w:rPr/>
      </w:pPr>
      <w:r>
        <w:rPr/>
        <w:t>cd ..</w:t>
      </w:r>
    </w:p>
    <w:p>
      <w:pPr>
        <w:pStyle w:val="ListParagraph"/>
        <w:numPr>
          <w:ilvl w:val="0"/>
          <w:numId w:val="0"/>
        </w:numPr>
        <w:ind w:left="0" w:hanging="0"/>
        <w:rPr/>
      </w:pPr>
      <w:r>
        <w:rPr/>
        <w:t xml:space="preserve">     </w:t>
      </w:r>
      <w:r>
        <w:rPr/>
        <w:t>3.git clone https://github.com/srsRAN/srsRAN_4G.git</w:t>
      </w:r>
    </w:p>
    <w:p>
      <w:pPr>
        <w:pStyle w:val="ListParagraph"/>
        <w:numPr>
          <w:ilvl w:val="0"/>
          <w:numId w:val="21"/>
        </w:numPr>
        <w:rPr/>
      </w:pPr>
      <w:r>
        <w:rPr/>
        <w:t>cd srsRAN_4G</w:t>
      </w:r>
    </w:p>
    <w:p>
      <w:pPr>
        <w:pStyle w:val="ListParagraph"/>
        <w:numPr>
          <w:ilvl w:val="0"/>
          <w:numId w:val="21"/>
        </w:numPr>
        <w:rPr/>
      </w:pPr>
      <w:r>
        <w:rPr/>
        <w:t>mkdir build</w:t>
      </w:r>
    </w:p>
    <w:p>
      <w:pPr>
        <w:pStyle w:val="ListParagraph"/>
        <w:numPr>
          <w:ilvl w:val="0"/>
          <w:numId w:val="21"/>
        </w:numPr>
        <w:rPr/>
      </w:pPr>
      <w:r>
        <w:rPr/>
        <w:t>cd build</w:t>
      </w:r>
    </w:p>
    <w:p>
      <w:pPr>
        <w:pStyle w:val="ListParagraph"/>
        <w:numPr>
          <w:ilvl w:val="0"/>
          <w:numId w:val="21"/>
        </w:numPr>
        <w:rPr/>
      </w:pPr>
      <w:r>
        <w:rPr/>
        <w:t>cmake ../</w:t>
      </w:r>
    </w:p>
    <w:p>
      <w:pPr>
        <w:pStyle w:val="ListParagraph"/>
        <w:numPr>
          <w:ilvl w:val="0"/>
          <w:numId w:val="21"/>
        </w:numPr>
        <w:rPr/>
      </w:pPr>
      <w:r>
        <w:rPr/>
        <w:t>make</w:t>
      </w:r>
    </w:p>
    <w:p>
      <w:pPr>
        <w:pStyle w:val="ListParagraph"/>
        <w:rPr>
          <w:rFonts w:ascii="Ubuntu;sans-serif" w:hAnsi="Ubuntu;sans-serif"/>
          <w:b w:val="false"/>
          <w:b w:val="false"/>
          <w:i w:val="false"/>
          <w:i w:val="false"/>
          <w:caps w:val="false"/>
          <w:smallCaps w:val="false"/>
          <w:color w:val="404040"/>
          <w:spacing w:val="0"/>
          <w:sz w:val="24"/>
        </w:rPr>
      </w:pPr>
      <w:r>
        <w:rPr>
          <w:rFonts w:ascii="Ubuntu;sans-serif" w:hAnsi="Ubuntu;sans-serif"/>
          <w:b w:val="false"/>
          <w:i w:val="false"/>
          <w:caps w:val="false"/>
          <w:smallCaps w:val="false"/>
          <w:color w:val="404040"/>
          <w:spacing w:val="0"/>
          <w:sz w:val="24"/>
        </w:rPr>
        <w:t>Put extra attention in the cmake console output. Make sure you read the following line:</w:t>
      </w:r>
    </w:p>
    <w:p>
      <w:pPr>
        <w:pStyle w:val="ListParagraph"/>
        <w:rPr>
          <w:rFonts w:ascii="Ubuntu;sans-serif" w:hAnsi="Ubuntu;sans-serif"/>
          <w:b w:val="false"/>
          <w:b w:val="false"/>
          <w:i w:val="false"/>
          <w:i w:val="false"/>
          <w:caps w:val="false"/>
          <w:smallCaps w:val="false"/>
          <w:color w:val="404040"/>
          <w:spacing w:val="0"/>
          <w:sz w:val="24"/>
        </w:rPr>
      </w:pPr>
      <w:r>
        <w:rPr>
          <w:rFonts w:ascii="Ubuntu;sans-serif" w:hAnsi="Ubuntu;sans-serif"/>
          <w:b w:val="false"/>
          <w:i w:val="false"/>
          <w:caps w:val="false"/>
          <w:smallCaps w:val="false"/>
          <w:color w:val="404040"/>
          <w:spacing w:val="0"/>
          <w:sz w:val="24"/>
        </w:rPr>
        <w:t>...</w:t>
      </w:r>
    </w:p>
    <w:p>
      <w:pPr>
        <w:pStyle w:val="ListParagraph"/>
        <w:rPr>
          <w:rFonts w:ascii="Ubuntu;sans-serif" w:hAnsi="Ubuntu;sans-serif"/>
          <w:b w:val="false"/>
          <w:b w:val="false"/>
          <w:i w:val="false"/>
          <w:i w:val="false"/>
          <w:caps w:val="false"/>
          <w:smallCaps w:val="false"/>
          <w:color w:val="404040"/>
          <w:spacing w:val="0"/>
          <w:sz w:val="24"/>
        </w:rPr>
      </w:pPr>
      <w:r>
        <w:rPr>
          <w:rFonts w:ascii="Ubuntu;sans-serif" w:hAnsi="Ubuntu;sans-serif"/>
          <w:b w:val="false"/>
          <w:i w:val="false"/>
          <w:caps w:val="false"/>
          <w:smallCaps w:val="false"/>
          <w:color w:val="404040"/>
          <w:spacing w:val="0"/>
          <w:sz w:val="24"/>
        </w:rPr>
        <w:t>-- FINDING ZEROMQ.</w:t>
      </w:r>
    </w:p>
    <w:p>
      <w:pPr>
        <w:pStyle w:val="ListParagraph"/>
        <w:rPr>
          <w:rFonts w:ascii="Ubuntu;sans-serif" w:hAnsi="Ubuntu;sans-serif"/>
          <w:b w:val="false"/>
          <w:b w:val="false"/>
          <w:i w:val="false"/>
          <w:i w:val="false"/>
          <w:caps w:val="false"/>
          <w:smallCaps w:val="false"/>
          <w:color w:val="404040"/>
          <w:spacing w:val="0"/>
          <w:sz w:val="24"/>
        </w:rPr>
      </w:pPr>
      <w:r>
        <w:rPr>
          <w:rFonts w:ascii="Ubuntu;sans-serif" w:hAnsi="Ubuntu;sans-serif"/>
          <w:b w:val="false"/>
          <w:i w:val="false"/>
          <w:caps w:val="false"/>
          <w:smallCaps w:val="false"/>
          <w:color w:val="404040"/>
          <w:spacing w:val="0"/>
          <w:sz w:val="24"/>
        </w:rPr>
        <w:t>-- Checking for module 'ZeroMQ'</w:t>
      </w:r>
    </w:p>
    <w:p>
      <w:pPr>
        <w:pStyle w:val="ListParagraph"/>
        <w:rPr>
          <w:rFonts w:ascii="Ubuntu;sans-serif" w:hAnsi="Ubuntu;sans-serif"/>
          <w:b w:val="false"/>
          <w:b w:val="false"/>
          <w:i w:val="false"/>
          <w:i w:val="false"/>
          <w:caps w:val="false"/>
          <w:smallCaps w:val="false"/>
          <w:color w:val="404040"/>
          <w:spacing w:val="0"/>
          <w:sz w:val="24"/>
        </w:rPr>
      </w:pPr>
      <w:r>
        <w:rPr>
          <w:rFonts w:ascii="Ubuntu;sans-serif" w:hAnsi="Ubuntu;sans-serif"/>
          <w:b w:val="false"/>
          <w:i w:val="false"/>
          <w:caps w:val="false"/>
          <w:smallCaps w:val="false"/>
          <w:color w:val="404040"/>
          <w:spacing w:val="0"/>
          <w:sz w:val="24"/>
        </w:rPr>
        <w:t>--   No package 'ZeroMQ' found</w:t>
      </w:r>
    </w:p>
    <w:p>
      <w:pPr>
        <w:pStyle w:val="ListParagraph"/>
        <w:rPr>
          <w:rFonts w:ascii="Ubuntu;sans-serif" w:hAnsi="Ubuntu;sans-serif"/>
          <w:b w:val="false"/>
          <w:b w:val="false"/>
          <w:i w:val="false"/>
          <w:i w:val="false"/>
          <w:caps w:val="false"/>
          <w:smallCaps w:val="false"/>
          <w:color w:val="404040"/>
          <w:spacing w:val="0"/>
          <w:sz w:val="24"/>
        </w:rPr>
      </w:pPr>
      <w:r>
        <w:rPr>
          <w:rFonts w:ascii="Ubuntu;sans-serif" w:hAnsi="Ubuntu;sans-serif"/>
          <w:b w:val="false"/>
          <w:i w:val="false"/>
          <w:caps w:val="false"/>
          <w:smallCaps w:val="false"/>
          <w:color w:val="404040"/>
          <w:spacing w:val="0"/>
          <w:sz w:val="24"/>
        </w:rPr>
        <w:t>-- Found libZEROMQ: /usr/local/include, /usr/local/lib/libzmq.so</w:t>
      </w:r>
    </w:p>
    <w:p>
      <w:pPr>
        <w:pStyle w:val="ListParagraph"/>
        <w:rPr>
          <w:rFonts w:ascii="Ubuntu;sans-serif" w:hAnsi="Ubuntu;sans-serif"/>
          <w:b w:val="false"/>
          <w:b w:val="false"/>
          <w:i w:val="false"/>
          <w:i w:val="false"/>
          <w:caps w:val="false"/>
          <w:smallCaps w:val="false"/>
          <w:color w:val="404040"/>
          <w:spacing w:val="0"/>
          <w:sz w:val="24"/>
        </w:rPr>
      </w:pPr>
      <w:r>
        <w:rPr>
          <w:rFonts w:ascii="Ubuntu;sans-serif" w:hAnsi="Ubuntu;sans-serif"/>
          <w:b w:val="false"/>
          <w:i w:val="false"/>
          <w:caps w:val="false"/>
          <w:smallCaps w:val="false"/>
          <w:color w:val="404040"/>
          <w:spacing w:val="0"/>
          <w:sz w:val="24"/>
        </w:rPr>
        <w:t>...</w:t>
      </w:r>
    </w:p>
    <w:p>
      <w:pPr>
        <w:pStyle w:val="ListParagraph"/>
        <w:rPr>
          <w:rFonts w:ascii="Ubuntu;sans-serif" w:hAnsi="Ubuntu;sans-serif"/>
          <w:b w:val="false"/>
          <w:b w:val="false"/>
          <w:i w:val="false"/>
          <w:i w:val="false"/>
          <w:caps w:val="false"/>
          <w:smallCaps w:val="false"/>
          <w:color w:val="404040"/>
          <w:spacing w:val="0"/>
          <w:sz w:val="24"/>
        </w:rPr>
      </w:pPr>
      <w:r>
        <w:rPr>
          <w:rFonts w:ascii="Ubuntu;sans-serif" w:hAnsi="Ubuntu;sans-serif"/>
          <w:b w:val="false"/>
          <w:i w:val="false"/>
          <w:caps w:val="false"/>
          <w:smallCaps w:val="false"/>
          <w:color w:val="404040"/>
          <w:spacing w:val="0"/>
          <w:sz w:val="24"/>
        </w:rPr>
      </w:r>
    </w:p>
    <w:p>
      <w:pPr>
        <w:pStyle w:val="ListParagraph"/>
        <w:rPr>
          <w:rFonts w:ascii="Ubuntu;sans-serif" w:hAnsi="Ubuntu;sans-serif"/>
          <w:b w:val="false"/>
          <w:b w:val="false"/>
          <w:i w:val="false"/>
          <w:i w:val="false"/>
          <w:caps w:val="false"/>
          <w:smallCaps w:val="false"/>
          <w:color w:val="404040"/>
          <w:spacing w:val="0"/>
          <w:sz w:val="24"/>
        </w:rPr>
      </w:pPr>
      <w:r>
        <w:rPr>
          <w:rFonts w:ascii="Ubuntu;sans-serif" w:hAnsi="Ubuntu;sans-serif"/>
          <w:b w:val="false"/>
          <w:i w:val="false"/>
          <w:caps w:val="false"/>
          <w:smallCaps w:val="false"/>
          <w:color w:val="404040"/>
          <w:spacing w:val="0"/>
          <w:sz w:val="24"/>
        </w:rPr>
      </w:r>
    </w:p>
    <w:p>
      <w:pPr>
        <w:pStyle w:val="ListParagraph"/>
        <w:rPr>
          <w:rFonts w:ascii="Ubuntu;sans-serif" w:hAnsi="Ubuntu;sans-serif"/>
          <w:b w:val="false"/>
          <w:b w:val="false"/>
          <w:i w:val="false"/>
          <w:i w:val="false"/>
          <w:caps w:val="false"/>
          <w:smallCaps w:val="false"/>
          <w:color w:val="404040"/>
          <w:spacing w:val="0"/>
          <w:sz w:val="24"/>
        </w:rPr>
      </w:pPr>
      <w:r>
        <w:rPr>
          <w:rFonts w:ascii="Ubuntu;sans-serif" w:hAnsi="Ubuntu;sans-serif"/>
          <w:b w:val="false"/>
          <w:i w:val="false"/>
          <w:caps w:val="false"/>
          <w:smallCaps w:val="false"/>
          <w:color w:val="404040"/>
          <w:spacing w:val="0"/>
          <w:sz w:val="24"/>
        </w:rPr>
      </w:r>
    </w:p>
    <w:p>
      <w:pPr>
        <w:pStyle w:val="ListParagraph"/>
        <w:rPr>
          <w:rFonts w:ascii="Ubuntu;sans-serif" w:hAnsi="Ubuntu;sans-serif"/>
          <w:b w:val="false"/>
          <w:b w:val="false"/>
          <w:i w:val="false"/>
          <w:i w:val="false"/>
          <w:caps w:val="false"/>
          <w:smallCaps w:val="false"/>
          <w:color w:val="404040"/>
          <w:spacing w:val="0"/>
          <w:sz w:val="24"/>
        </w:rPr>
      </w:pPr>
      <w:r>
        <w:rPr>
          <w:rFonts w:ascii="Ubuntu;sans-serif" w:hAnsi="Ubuntu;sans-serif"/>
          <w:b w:val="false"/>
          <w:i w:val="false"/>
          <w:caps w:val="false"/>
          <w:smallCaps w:val="false"/>
          <w:color w:val="404040"/>
          <w:spacing w:val="0"/>
          <w:sz w:val="24"/>
        </w:rPr>
      </w:r>
    </w:p>
    <w:p>
      <w:pPr>
        <w:pStyle w:val="Heading3"/>
        <w:rPr>
          <w:rFonts w:ascii="Liberation Serif" w:hAnsi="Liberation Serif"/>
          <w:b/>
          <w:b/>
          <w:bCs/>
          <w:i w:val="false"/>
          <w:i w:val="false"/>
          <w:caps w:val="false"/>
          <w:smallCaps w:val="false"/>
          <w:color w:val="404040"/>
          <w:spacing w:val="0"/>
          <w:sz w:val="22"/>
          <w:szCs w:val="22"/>
        </w:rPr>
      </w:pPr>
      <w:r>
        <w:rPr>
          <w:rFonts w:ascii="Liberation Serif" w:hAnsi="Liberation Serif"/>
          <w:b/>
          <w:bCs/>
          <w:i w:val="false"/>
          <w:caps w:val="false"/>
          <w:smallCaps w:val="false"/>
          <w:color w:val="404040"/>
          <w:spacing w:val="0"/>
          <w:sz w:val="22"/>
          <w:szCs w:val="22"/>
        </w:rPr>
        <w:t>Network Namespace Creation:</w:t>
      </w:r>
    </w:p>
    <w:p>
      <w:pPr>
        <w:pStyle w:val="TextBody"/>
        <w:rPr>
          <w:rFonts w:ascii="Liberation Serif" w:hAnsi="Liberation Serif"/>
          <w:b w:val="false"/>
          <w:b w:val="false"/>
          <w:i w:val="false"/>
          <w:i w:val="false"/>
          <w:caps w:val="false"/>
          <w:smallCaps w:val="false"/>
          <w:color w:val="404040"/>
          <w:spacing w:val="0"/>
          <w:sz w:val="22"/>
          <w:szCs w:val="22"/>
        </w:rPr>
      </w:pPr>
      <w:r>
        <w:rPr>
          <w:b w:val="false"/>
          <w:i w:val="false"/>
          <w:caps w:val="false"/>
          <w:smallCaps w:val="false"/>
          <w:color w:val="404040"/>
          <w:spacing w:val="0"/>
          <w:sz w:val="22"/>
          <w:szCs w:val="22"/>
        </w:rPr>
        <w:t>Here we are created a network namespace for ue that name is ue1</w:t>
      </w:r>
    </w:p>
    <w:p>
      <w:pPr>
        <w:pStyle w:val="TextBody"/>
        <w:numPr>
          <w:ilvl w:val="0"/>
          <w:numId w:val="22"/>
        </w:numPr>
        <w:rPr>
          <w:rFonts w:ascii="Liberation Serif" w:hAnsi="Liberation Serif"/>
          <w:b w:val="false"/>
          <w:b w:val="false"/>
          <w:i w:val="false"/>
          <w:i w:val="false"/>
          <w:caps w:val="false"/>
          <w:smallCaps w:val="false"/>
          <w:color w:val="404040"/>
          <w:spacing w:val="0"/>
          <w:sz w:val="21"/>
          <w:szCs w:val="21"/>
        </w:rPr>
      </w:pPr>
      <w:r>
        <w:rPr>
          <w:b w:val="false"/>
          <w:i w:val="false"/>
          <w:caps w:val="false"/>
          <w:smallCaps w:val="false"/>
          <w:color w:val="404040"/>
          <w:spacing w:val="0"/>
          <w:sz w:val="21"/>
          <w:szCs w:val="21"/>
        </w:rPr>
        <w:t>sudo ip netns add ue1</w:t>
      </w:r>
    </w:p>
    <w:p>
      <w:pPr>
        <w:pStyle w:val="TextBody"/>
        <w:rPr>
          <w:rFonts w:ascii="Liberation Serif" w:hAnsi="Liberation Serif"/>
          <w:b w:val="false"/>
          <w:b w:val="false"/>
          <w:i w:val="false"/>
          <w:i w:val="false"/>
          <w:caps w:val="false"/>
          <w:smallCaps w:val="false"/>
          <w:color w:val="404040"/>
          <w:spacing w:val="0"/>
          <w:sz w:val="21"/>
          <w:szCs w:val="21"/>
        </w:rPr>
      </w:pPr>
      <w:r>
        <w:rPr>
          <w:b w:val="false"/>
          <w:i w:val="false"/>
          <w:caps w:val="false"/>
          <w:smallCaps w:val="false"/>
          <w:color w:val="404040"/>
          <w:spacing w:val="0"/>
          <w:sz w:val="21"/>
          <w:szCs w:val="21"/>
        </w:rPr>
        <w:t>for checking that namesapce is created or not</w:t>
      </w:r>
    </w:p>
    <w:p>
      <w:pPr>
        <w:pStyle w:val="TextBody"/>
        <w:numPr>
          <w:ilvl w:val="0"/>
          <w:numId w:val="23"/>
        </w:numPr>
        <w:rPr>
          <w:rFonts w:ascii="Liberation Serif" w:hAnsi="Liberation Serif"/>
          <w:b w:val="false"/>
          <w:b w:val="false"/>
          <w:i w:val="false"/>
          <w:i w:val="false"/>
          <w:caps w:val="false"/>
          <w:smallCaps w:val="false"/>
          <w:color w:val="404040"/>
          <w:spacing w:val="0"/>
          <w:sz w:val="21"/>
          <w:szCs w:val="21"/>
        </w:rPr>
      </w:pPr>
      <w:r>
        <w:rPr>
          <w:b w:val="false"/>
          <w:i w:val="false"/>
          <w:caps w:val="false"/>
          <w:smallCaps w:val="false"/>
          <w:color w:val="404040"/>
          <w:spacing w:val="0"/>
          <w:sz w:val="21"/>
          <w:szCs w:val="21"/>
        </w:rPr>
        <w:t>sudo ip netns list</w:t>
      </w:r>
    </w:p>
    <w:p>
      <w:pPr>
        <w:pStyle w:val="Heading3"/>
        <w:rPr>
          <w:rFonts w:ascii="Ubuntu;sans-serif" w:hAnsi="Ubuntu;sans-serif"/>
          <w:b w:val="false"/>
          <w:b w:val="false"/>
          <w:i w:val="false"/>
          <w:i w:val="false"/>
          <w:caps w:val="false"/>
          <w:smallCaps w:val="false"/>
          <w:color w:val="404040"/>
          <w:spacing w:val="0"/>
          <w:sz w:val="30"/>
          <w:szCs w:val="21"/>
        </w:rPr>
      </w:pPr>
      <w:r>
        <w:rPr>
          <w:rFonts w:ascii="Ubuntu;sans-serif" w:hAnsi="Ubuntu;sans-serif"/>
          <w:b w:val="false"/>
          <w:i w:val="false"/>
          <w:caps w:val="false"/>
          <w:smallCaps w:val="false"/>
          <w:color w:val="404040"/>
          <w:spacing w:val="0"/>
          <w:sz w:val="30"/>
          <w:szCs w:val="21"/>
        </w:rPr>
        <w:t>Configuration</w:t>
      </w:r>
    </w:p>
    <w:p>
      <w:pPr>
        <w:pStyle w:val="TextBody"/>
        <w:rPr>
          <w:rFonts w:ascii="Liberation Serif" w:hAnsi="Liberation Serif"/>
          <w:b w:val="false"/>
          <w:b w:val="false"/>
          <w:i w:val="false"/>
          <w:i w:val="false"/>
          <w:caps w:val="false"/>
          <w:smallCaps w:val="false"/>
          <w:color w:val="404040"/>
          <w:spacing w:val="0"/>
          <w:sz w:val="21"/>
          <w:szCs w:val="21"/>
        </w:rPr>
      </w:pPr>
      <w:r>
        <w:rPr>
          <w:b w:val="false"/>
          <w:i w:val="false"/>
          <w:caps w:val="false"/>
          <w:smallCaps w:val="false"/>
          <w:color w:val="404040"/>
          <w:spacing w:val="0"/>
          <w:sz w:val="21"/>
          <w:szCs w:val="21"/>
        </w:rPr>
        <w:t>We need to download some config files:</w:t>
      </w:r>
    </w:p>
    <w:p>
      <w:pPr>
        <w:pStyle w:val="TextBody"/>
        <w:numPr>
          <w:ilvl w:val="0"/>
          <w:numId w:val="25"/>
        </w:numPr>
        <w:rPr>
          <w:rFonts w:ascii="Liberation Serif" w:hAnsi="Liberation Serif"/>
          <w:b w:val="false"/>
          <w:b w:val="false"/>
          <w:i w:val="false"/>
          <w:i w:val="false"/>
          <w:caps w:val="false"/>
          <w:smallCaps w:val="false"/>
          <w:color w:val="404040"/>
          <w:spacing w:val="0"/>
          <w:sz w:val="21"/>
          <w:szCs w:val="21"/>
        </w:rPr>
      </w:pPr>
      <w:r>
        <w:rPr>
          <w:b w:val="false"/>
          <w:i w:val="false"/>
          <w:caps w:val="false"/>
          <w:smallCaps w:val="false"/>
          <w:color w:val="404040"/>
          <w:spacing w:val="0"/>
          <w:sz w:val="21"/>
          <w:szCs w:val="21"/>
        </w:rPr>
        <w:t>ue.conf</w:t>
      </w:r>
    </w:p>
    <w:p>
      <w:pPr>
        <w:pStyle w:val="TextBody"/>
        <w:numPr>
          <w:ilvl w:val="0"/>
          <w:numId w:val="25"/>
        </w:numPr>
        <w:rPr>
          <w:rFonts w:ascii="Liberation Serif" w:hAnsi="Liberation Serif"/>
          <w:b w:val="false"/>
          <w:b w:val="false"/>
          <w:i w:val="false"/>
          <w:i w:val="false"/>
          <w:caps w:val="false"/>
          <w:smallCaps w:val="false"/>
          <w:color w:val="404040"/>
          <w:spacing w:val="0"/>
          <w:sz w:val="21"/>
          <w:szCs w:val="21"/>
        </w:rPr>
      </w:pPr>
      <w:r>
        <w:rPr>
          <w:b w:val="false"/>
          <w:i w:val="false"/>
          <w:caps w:val="false"/>
          <w:smallCaps w:val="false"/>
          <w:color w:val="404040"/>
          <w:spacing w:val="0"/>
          <w:sz w:val="21"/>
          <w:szCs w:val="21"/>
        </w:rPr>
        <w:t>rr.conf</w:t>
      </w:r>
    </w:p>
    <w:p>
      <w:pPr>
        <w:pStyle w:val="TextBody"/>
        <w:numPr>
          <w:ilvl w:val="0"/>
          <w:numId w:val="25"/>
        </w:numPr>
        <w:rPr>
          <w:rFonts w:ascii="Liberation Serif" w:hAnsi="Liberation Serif"/>
          <w:b w:val="false"/>
          <w:b w:val="false"/>
          <w:i w:val="false"/>
          <w:i w:val="false"/>
          <w:caps w:val="false"/>
          <w:smallCaps w:val="false"/>
          <w:color w:val="404040"/>
          <w:spacing w:val="0"/>
          <w:sz w:val="21"/>
          <w:szCs w:val="21"/>
        </w:rPr>
      </w:pPr>
      <w:r>
        <w:rPr>
          <w:b w:val="false"/>
          <w:i w:val="false"/>
          <w:caps w:val="false"/>
          <w:smallCaps w:val="false"/>
          <w:color w:val="404040"/>
          <w:spacing w:val="0"/>
          <w:sz w:val="21"/>
          <w:szCs w:val="21"/>
        </w:rPr>
        <w:t>amf.conf</w:t>
      </w:r>
    </w:p>
    <w:p>
      <w:pPr>
        <w:pStyle w:val="TextBody"/>
        <w:numPr>
          <w:ilvl w:val="0"/>
          <w:numId w:val="25"/>
        </w:numPr>
        <w:rPr>
          <w:rFonts w:ascii="Liberation Serif" w:hAnsi="Liberation Serif"/>
          <w:b w:val="false"/>
          <w:b w:val="false"/>
          <w:i w:val="false"/>
          <w:i w:val="false"/>
          <w:caps w:val="false"/>
          <w:smallCaps w:val="false"/>
          <w:color w:val="404040"/>
          <w:spacing w:val="0"/>
          <w:sz w:val="21"/>
          <w:szCs w:val="21"/>
        </w:rPr>
      </w:pPr>
      <w:r>
        <w:rPr>
          <w:b w:val="false"/>
          <w:i w:val="false"/>
          <w:caps w:val="false"/>
          <w:smallCaps w:val="false"/>
          <w:color w:val="404040"/>
          <w:spacing w:val="0"/>
          <w:sz w:val="21"/>
          <w:szCs w:val="21"/>
        </w:rPr>
        <w:t>amf.yaml</w:t>
      </w:r>
    </w:p>
    <w:p>
      <w:pPr>
        <w:pStyle w:val="TextBody"/>
        <w:numPr>
          <w:ilvl w:val="0"/>
          <w:numId w:val="25"/>
        </w:numPr>
        <w:rPr>
          <w:rFonts w:ascii="Liberation Serif" w:hAnsi="Liberation Serif"/>
          <w:b w:val="false"/>
          <w:b w:val="false"/>
          <w:i w:val="false"/>
          <w:i w:val="false"/>
          <w:caps w:val="false"/>
          <w:smallCaps w:val="false"/>
          <w:color w:val="404040"/>
          <w:spacing w:val="0"/>
          <w:sz w:val="21"/>
          <w:szCs w:val="21"/>
        </w:rPr>
      </w:pPr>
      <w:r>
        <w:rPr>
          <w:b w:val="false"/>
          <w:i w:val="false"/>
          <w:caps w:val="false"/>
          <w:smallCaps w:val="false"/>
          <w:color w:val="404040"/>
          <w:spacing w:val="0"/>
          <w:sz w:val="21"/>
          <w:szCs w:val="21"/>
        </w:rPr>
        <w:t>upf.yaml</w:t>
      </w:r>
    </w:p>
    <w:p>
      <w:pPr>
        <w:pStyle w:val="TextBody"/>
        <w:rPr>
          <w:rFonts w:ascii="Liberation Serif" w:hAnsi="Liberation Serif"/>
          <w:b w:val="false"/>
          <w:b w:val="false"/>
          <w:i w:val="false"/>
          <w:i w:val="false"/>
          <w:caps w:val="false"/>
          <w:smallCaps w:val="false"/>
          <w:color w:val="404040"/>
          <w:spacing w:val="0"/>
          <w:sz w:val="21"/>
          <w:szCs w:val="21"/>
        </w:rPr>
      </w:pPr>
      <w:r>
        <w:rPr>
          <w:b w:val="false"/>
          <w:i w:val="false"/>
          <w:caps w:val="false"/>
          <w:smallCaps w:val="false"/>
          <w:color w:val="404040"/>
          <w:spacing w:val="0"/>
          <w:sz w:val="21"/>
          <w:szCs w:val="21"/>
        </w:rPr>
        <w:t>Need to modify config files:</w:t>
      </w:r>
    </w:p>
    <w:p>
      <w:pPr>
        <w:pStyle w:val="TextBody"/>
        <w:numPr>
          <w:ilvl w:val="0"/>
          <w:numId w:val="26"/>
        </w:numPr>
        <w:rPr>
          <w:rFonts w:ascii="Liberation Serif" w:hAnsi="Liberation Serif"/>
          <w:b w:val="false"/>
          <w:b w:val="false"/>
          <w:i w:val="false"/>
          <w:i w:val="false"/>
          <w:caps w:val="false"/>
          <w:smallCaps w:val="false"/>
          <w:color w:val="404040"/>
          <w:spacing w:val="0"/>
          <w:sz w:val="21"/>
          <w:szCs w:val="21"/>
        </w:rPr>
      </w:pPr>
      <w:r>
        <w:rPr>
          <w:b w:val="false"/>
          <w:i w:val="false"/>
          <w:caps w:val="false"/>
          <w:smallCaps w:val="false"/>
          <w:color w:val="404040"/>
          <w:spacing w:val="0"/>
          <w:sz w:val="21"/>
          <w:szCs w:val="21"/>
        </w:rPr>
        <w:t>In ue.conf</w:t>
      </w:r>
    </w:p>
    <w:p>
      <w:pPr>
        <w:pStyle w:val="TextBody"/>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To enable ZMQ the following is added to the UE config file:</w:t>
      </w:r>
    </w:p>
    <w:p>
      <w:pPr>
        <w:pStyle w:val="TextBody"/>
        <w:spacing w:lineRule="auto" w:line="240" w:before="0"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[rf]</w:t>
      </w:r>
    </w:p>
    <w:p>
      <w:pPr>
        <w:pStyle w:val="TextBody"/>
        <w:spacing w:lineRule="auto" w:line="240" w:before="0"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freq_offset = 0</w:t>
      </w:r>
    </w:p>
    <w:p>
      <w:pPr>
        <w:pStyle w:val="TextBody"/>
        <w:spacing w:lineRule="auto" w:line="240" w:before="0"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tx_gain = 80</w:t>
      </w:r>
    </w:p>
    <w:p>
      <w:pPr>
        <w:pStyle w:val="TextBody"/>
        <w:spacing w:lineRule="auto" w:line="240" w:before="0"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srate = 11.52e6</w:t>
      </w:r>
    </w:p>
    <w:p>
      <w:pPr>
        <w:pStyle w:val="TextBody"/>
        <w:spacing w:lineRule="auto" w:line="240" w:before="0"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device_name = zmq</w:t>
      </w:r>
    </w:p>
    <w:p>
      <w:pPr>
        <w:pStyle w:val="TextBody"/>
        <w:spacing w:lineRule="auto" w:line="240" w:before="0"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device_args = tx_port=tcp://*:2001,rx_port=tcp://localhost:2000,id=ue,base_srate=11.52e6</w:t>
      </w:r>
    </w:p>
    <w:p>
      <w:pPr>
        <w:pStyle w:val="TextBody"/>
        <w:spacing w:lineRule="auto" w:line="240" w:before="0"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r>
      <w:r>
        <w:rPr>
          <w:b w:val="false"/>
          <w:i w:val="false"/>
          <w:caps w:val="false"/>
          <w:smallCaps w:val="false"/>
          <w:color w:val="404040"/>
          <w:spacing w:val="0"/>
          <w:sz w:val="18"/>
          <w:szCs w:val="18"/>
        </w:rPr>
        <w:t>FOR</w:t>
      </w:r>
      <w:r>
        <w:rPr>
          <w:rFonts w:ascii="Ubuntu;sans-serif" w:hAnsi="Ubuntu;sans-serif"/>
          <w:b w:val="false"/>
          <w:i w:val="false"/>
          <w:caps w:val="false"/>
          <w:smallCaps w:val="false"/>
          <w:color w:val="404040"/>
          <w:spacing w:val="0"/>
          <w:sz w:val="18"/>
          <w:szCs w:val="18"/>
        </w:rPr>
        <w:t xml:space="preserve">   network namespace config:</w:t>
      </w:r>
    </w:p>
    <w:p>
      <w:pPr>
        <w:pStyle w:val="TextBody"/>
        <w:spacing w:lineRule="auto" w:line="240" w:before="0"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[gw]</w:t>
      </w:r>
    </w:p>
    <w:p>
      <w:pPr>
        <w:pStyle w:val="TextBody"/>
        <w:spacing w:lineRule="auto" w:line="240" w:before="0"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netns = ue1</w:t>
      </w:r>
    </w:p>
    <w:p>
      <w:pPr>
        <w:pStyle w:val="TextBody"/>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NR  Features</w:t>
      </w:r>
    </w:p>
    <w:p>
      <w:pPr>
        <w:pStyle w:val="TextBody"/>
        <w:spacing w:lineRule="auto" w:line="240" w:before="57"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[rat.eutra]</w:t>
      </w:r>
    </w:p>
    <w:p>
      <w:pPr>
        <w:pStyle w:val="TextBody"/>
        <w:spacing w:lineRule="auto" w:line="240" w:before="57"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dl_earfcn = 2850</w:t>
      </w:r>
    </w:p>
    <w:p>
      <w:pPr>
        <w:pStyle w:val="TextBody"/>
        <w:spacing w:lineRule="auto" w:line="240" w:before="57"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nof_carriers = 0</w:t>
      </w:r>
    </w:p>
    <w:p>
      <w:pPr>
        <w:pStyle w:val="TextBody"/>
        <w:spacing w:lineRule="auto" w:line="240" w:before="57"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r>
    </w:p>
    <w:p>
      <w:pPr>
        <w:pStyle w:val="TextBody"/>
        <w:spacing w:lineRule="auto" w:line="240" w:before="57"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[rat.nr]</w:t>
      </w:r>
    </w:p>
    <w:p>
      <w:pPr>
        <w:pStyle w:val="TextBody"/>
        <w:spacing w:lineRule="auto" w:line="240" w:before="57"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bands = 3,78</w:t>
      </w:r>
    </w:p>
    <w:p>
      <w:pPr>
        <w:pStyle w:val="TextBody"/>
        <w:spacing w:lineRule="auto" w:line="240" w:before="57"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nof_carriers = 1</w:t>
      </w:r>
    </w:p>
    <w:p>
      <w:pPr>
        <w:pStyle w:val="TextBody"/>
        <w:spacing w:lineRule="auto" w:line="240" w:before="57"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r>
    </w:p>
    <w:p>
      <w:pPr>
        <w:pStyle w:val="TextBody"/>
        <w:spacing w:lineRule="auto" w:line="240" w:before="57"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[rrc]</w:t>
      </w:r>
    </w:p>
    <w:p>
      <w:pPr>
        <w:pStyle w:val="TextBody"/>
        <w:spacing w:lineRule="auto" w:line="240" w:before="57"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release = 15</w:t>
      </w:r>
    </w:p>
    <w:p>
      <w:pPr>
        <w:pStyle w:val="TextBody"/>
        <w:spacing w:lineRule="auto" w:line="240" w:before="57"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USIM Credential</w:t>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[usim]</w:t>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mode = soft</w:t>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algo = milenage</w:t>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opc  = 63BFA50EE6523365FF14C1F45F88737D</w:t>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k    = 00112233445566778899aabbccddeeff</w:t>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imsi = 901700123456780</w:t>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imei = 353490069873319</w:t>
      </w:r>
    </w:p>
    <w:p>
      <w:pPr>
        <w:pStyle w:val="TextBody"/>
        <w:spacing w:lineRule="auto" w:line="240" w:before="57" w:after="83"/>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APN</w:t>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[nas]</w:t>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apn = srsapn</w:t>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apn_protocol = ipv4</w:t>
        <w:tab/>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numPr>
          <w:ilvl w:val="0"/>
          <w:numId w:val="27"/>
        </w:numPr>
        <w:spacing w:lineRule="auto" w:line="240" w:before="0" w:after="26"/>
        <w:rPr/>
      </w:pPr>
      <w:r>
        <w:rPr>
          <w:rFonts w:ascii="Ubuntu;sans-serif" w:hAnsi="Ubuntu;sans-serif"/>
          <w:b w:val="false"/>
          <w:i w:val="false"/>
          <w:caps w:val="false"/>
          <w:smallCaps w:val="false"/>
          <w:color w:val="404040"/>
          <w:spacing w:val="0"/>
          <w:sz w:val="18"/>
          <w:szCs w:val="18"/>
        </w:rPr>
        <w:t xml:space="preserve">     </w:t>
      </w:r>
      <w:r>
        <w:rPr>
          <w:rFonts w:ascii="Ubuntu;sans-serif" w:hAnsi="Ubuntu;sans-serif"/>
          <w:b w:val="false"/>
          <w:i w:val="false"/>
          <w:caps w:val="false"/>
          <w:smallCaps w:val="false"/>
          <w:color w:val="404040"/>
          <w:spacing w:val="0"/>
          <w:sz w:val="18"/>
          <w:szCs w:val="18"/>
        </w:rPr>
        <w:t>enb.conf</w:t>
      </w:r>
    </w:p>
    <w:p>
      <w:pPr>
        <w:pStyle w:val="TextBody"/>
        <w:numPr>
          <w:ilvl w:val="0"/>
          <w:numId w:val="0"/>
        </w:numPr>
        <w:spacing w:lineRule="auto" w:line="240" w:before="0" w:after="26"/>
        <w:ind w:left="720" w:hanging="0"/>
        <w:rPr/>
      </w:pPr>
      <w:r>
        <w:rPr>
          <w:rFonts w:ascii="Ubuntu;sans-serif" w:hAnsi="Ubuntu;sans-serif"/>
          <w:b w:val="false"/>
          <w:i w:val="false"/>
          <w:caps w:val="false"/>
          <w:smallCaps w:val="false"/>
          <w:color w:val="404040"/>
          <w:spacing w:val="0"/>
          <w:sz w:val="18"/>
          <w:szCs w:val="18"/>
        </w:rPr>
        <w:t>Setting PLMN and MME</w:t>
      </w:r>
    </w:p>
    <w:p>
      <w:pPr>
        <w:pStyle w:val="TextBody"/>
        <w:numPr>
          <w:ilvl w:val="0"/>
          <w:numId w:val="0"/>
        </w:numPr>
        <w:spacing w:lineRule="auto" w:line="240" w:before="0" w:after="26"/>
        <w:ind w:left="1440" w:hanging="0"/>
        <w:rPr/>
      </w:pPr>
      <w:r>
        <w:rPr>
          <w:rFonts w:ascii="Ubuntu;sans-serif" w:hAnsi="Ubuntu;sans-serif"/>
          <w:b w:val="false"/>
          <w:i w:val="false"/>
          <w:caps w:val="false"/>
          <w:smallCaps w:val="false"/>
          <w:color w:val="404040"/>
          <w:spacing w:val="0"/>
          <w:sz w:val="18"/>
          <w:szCs w:val="18"/>
        </w:rPr>
        <w:t>[enb]</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ab/>
        <w:t>enb_id = 0x19B</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ab/>
        <w:t>mcc = 901</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ab/>
        <w:t>mnc = 70</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ab/>
        <w:t>mme_addr = 127.0.0.2</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ab/>
        <w:t>gtp_bind_addr = 127.0.1.1</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ab/>
        <w:t>s1c_bind_addr = 127.0.1.1</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ab/>
        <w:t>s1c_bind_port = 0</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ab/>
        <w:t>n_prb = 50</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ZMQ</w:t>
        <w:tab/>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ab/>
        <w:t>[rf]</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ab/>
        <w:t>rx_gain = 40</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ab/>
        <w:t>tx_gain = 80</w:t>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ab/>
        <w:t># Example for ZMQ-based operation with TCP transport for I/Q samples</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ab/>
        <w:t>device_name = zmq</w:t>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tab/>
        <w:tab/>
        <w:t>device_args = fail_on_disconnect=true,tx_port=tcp://*:2000,rx_port=tcp://localhost:2001,id=enb,base_srate=11.52e6</w:t>
      </w:r>
    </w:p>
    <w:p>
      <w:pPr>
        <w:pStyle w:val="TextBody"/>
        <w:numPr>
          <w:ilvl w:val="0"/>
          <w:numId w:val="28"/>
        </w:numPr>
        <w:spacing w:lineRule="auto" w:line="240" w:before="0" w:after="26"/>
        <w:rPr/>
      </w:pPr>
      <w:r>
        <w:rPr>
          <w:rFonts w:ascii="Ubuntu;sans-serif" w:hAnsi="Ubuntu;sans-serif"/>
          <w:b w:val="false"/>
          <w:i w:val="false"/>
          <w:caps w:val="false"/>
          <w:smallCaps w:val="false"/>
          <w:color w:val="404040"/>
          <w:spacing w:val="0"/>
          <w:sz w:val="18"/>
          <w:szCs w:val="18"/>
        </w:rPr>
        <w:t>rr.conf</w:t>
      </w:r>
    </w:p>
    <w:p>
      <w:pPr>
        <w:pStyle w:val="TextBody"/>
        <w:numPr>
          <w:ilvl w:val="0"/>
          <w:numId w:val="0"/>
        </w:numPr>
        <w:spacing w:lineRule="auto" w:line="240" w:before="0" w:after="26"/>
        <w:ind w:left="720" w:hanging="0"/>
        <w:rPr/>
      </w:pPr>
      <w:r>
        <w:rPr>
          <w:rFonts w:ascii="Ubuntu;sans-serif" w:hAnsi="Ubuntu;sans-serif"/>
          <w:b w:val="false"/>
          <w:i w:val="false"/>
          <w:caps w:val="false"/>
          <w:smallCaps w:val="false"/>
          <w:color w:val="404040"/>
          <w:spacing w:val="0"/>
          <w:sz w:val="18"/>
          <w:szCs w:val="18"/>
        </w:rPr>
        <w:t>5G NR</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ab/>
        <w:t>nr_cell_list =</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ab/>
        <w:t>(</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 xml:space="preserve">  </w:t>
      </w:r>
      <w:r>
        <w:rPr>
          <w:rFonts w:ascii="Ubuntu;sans-serif" w:hAnsi="Ubuntu;sans-serif"/>
          <w:b w:val="false"/>
          <w:i w:val="false"/>
          <w:caps w:val="false"/>
          <w:smallCaps w:val="false"/>
          <w:color w:val="404040"/>
          <w:spacing w:val="0"/>
          <w:sz w:val="18"/>
          <w:szCs w:val="18"/>
        </w:rPr>
        <w:tab/>
        <w:tab/>
        <w:t>{</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 xml:space="preserve">   </w:t>
      </w:r>
      <w:r>
        <w:rPr>
          <w:rFonts w:ascii="Ubuntu;sans-serif" w:hAnsi="Ubuntu;sans-serif"/>
          <w:b w:val="false"/>
          <w:i w:val="false"/>
          <w:caps w:val="false"/>
          <w:smallCaps w:val="false"/>
          <w:color w:val="404040"/>
          <w:spacing w:val="0"/>
          <w:sz w:val="18"/>
          <w:szCs w:val="18"/>
        </w:rPr>
        <w:tab/>
        <w:tab/>
        <w:tab/>
        <w:t xml:space="preserve"> rf_port = 0;</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 xml:space="preserve">    </w:t>
      </w:r>
      <w:r>
        <w:rPr>
          <w:rFonts w:ascii="Ubuntu;sans-serif" w:hAnsi="Ubuntu;sans-serif"/>
          <w:b w:val="false"/>
          <w:i w:val="false"/>
          <w:caps w:val="false"/>
          <w:smallCaps w:val="false"/>
          <w:color w:val="404040"/>
          <w:spacing w:val="0"/>
          <w:sz w:val="18"/>
          <w:szCs w:val="18"/>
        </w:rPr>
        <w:tab/>
        <w:tab/>
        <w:tab/>
        <w:t>cell_id = 1;</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 xml:space="preserve">    </w:t>
      </w:r>
      <w:r>
        <w:rPr>
          <w:rFonts w:ascii="Ubuntu;sans-serif" w:hAnsi="Ubuntu;sans-serif"/>
          <w:b w:val="false"/>
          <w:i w:val="false"/>
          <w:caps w:val="false"/>
          <w:smallCaps w:val="false"/>
          <w:color w:val="404040"/>
          <w:spacing w:val="0"/>
          <w:sz w:val="18"/>
          <w:szCs w:val="18"/>
        </w:rPr>
        <w:tab/>
        <w:tab/>
        <w:tab/>
        <w:t>root_seq_idx = 1;</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 xml:space="preserve">    </w:t>
      </w:r>
      <w:r>
        <w:rPr>
          <w:rFonts w:ascii="Ubuntu;sans-serif" w:hAnsi="Ubuntu;sans-serif"/>
          <w:b w:val="false"/>
          <w:i w:val="false"/>
          <w:caps w:val="false"/>
          <w:smallCaps w:val="false"/>
          <w:color w:val="404040"/>
          <w:spacing w:val="0"/>
          <w:sz w:val="18"/>
          <w:szCs w:val="18"/>
        </w:rPr>
        <w:tab/>
        <w:tab/>
        <w:tab/>
        <w:t>tac = 7;</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 xml:space="preserve">    </w:t>
      </w:r>
      <w:r>
        <w:rPr>
          <w:rFonts w:ascii="Ubuntu;sans-serif" w:hAnsi="Ubuntu;sans-serif"/>
          <w:b w:val="false"/>
          <w:i w:val="false"/>
          <w:caps w:val="false"/>
          <w:smallCaps w:val="false"/>
          <w:color w:val="404040"/>
          <w:spacing w:val="0"/>
          <w:sz w:val="18"/>
          <w:szCs w:val="18"/>
        </w:rPr>
        <w:tab/>
        <w:tab/>
        <w:tab/>
        <w:t>pci = 500;</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 xml:space="preserve">    </w:t>
      </w:r>
      <w:r>
        <w:rPr>
          <w:rFonts w:ascii="Ubuntu;sans-serif" w:hAnsi="Ubuntu;sans-serif"/>
          <w:b w:val="false"/>
          <w:i w:val="false"/>
          <w:caps w:val="false"/>
          <w:smallCaps w:val="false"/>
          <w:color w:val="404040"/>
          <w:spacing w:val="0"/>
          <w:sz w:val="18"/>
          <w:szCs w:val="18"/>
        </w:rPr>
        <w:tab/>
        <w:tab/>
        <w:tab/>
        <w:t>dl_arfcn = 368500;</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 xml:space="preserve">    </w:t>
      </w:r>
      <w:r>
        <w:rPr>
          <w:rFonts w:ascii="Ubuntu;sans-serif" w:hAnsi="Ubuntu;sans-serif"/>
          <w:b w:val="false"/>
          <w:i w:val="false"/>
          <w:caps w:val="false"/>
          <w:smallCaps w:val="false"/>
          <w:color w:val="404040"/>
          <w:spacing w:val="0"/>
          <w:sz w:val="18"/>
          <w:szCs w:val="18"/>
        </w:rPr>
        <w:tab/>
        <w:tab/>
        <w:tab/>
        <w:t>coreset0_idx = 6;</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 xml:space="preserve">    </w:t>
      </w:r>
      <w:r>
        <w:rPr>
          <w:rFonts w:ascii="Ubuntu;sans-serif" w:hAnsi="Ubuntu;sans-serif"/>
          <w:b w:val="false"/>
          <w:i w:val="false"/>
          <w:caps w:val="false"/>
          <w:smallCaps w:val="false"/>
          <w:color w:val="404040"/>
          <w:spacing w:val="0"/>
          <w:sz w:val="18"/>
          <w:szCs w:val="18"/>
        </w:rPr>
        <w:tab/>
        <w:tab/>
        <w:tab/>
        <w:t>band = 3;</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 xml:space="preserve">  </w:t>
      </w:r>
      <w:r>
        <w:rPr>
          <w:rFonts w:ascii="Ubuntu;sans-serif" w:hAnsi="Ubuntu;sans-serif"/>
          <w:b w:val="false"/>
          <w:i w:val="false"/>
          <w:caps w:val="false"/>
          <w:smallCaps w:val="false"/>
          <w:color w:val="404040"/>
          <w:spacing w:val="0"/>
          <w:sz w:val="18"/>
          <w:szCs w:val="18"/>
        </w:rPr>
        <w:tab/>
        <w:tab/>
        <w:t>}</w:t>
      </w:r>
    </w:p>
    <w:p>
      <w:pPr>
        <w:pStyle w:val="TextBody"/>
        <w:spacing w:lineRule="auto" w:line="240" w:before="0" w:after="26"/>
        <w:rPr/>
      </w:pPr>
      <w:r>
        <w:rPr>
          <w:rFonts w:ascii="Ubuntu;sans-serif" w:hAnsi="Ubuntu;sans-serif"/>
          <w:b w:val="false"/>
          <w:i w:val="false"/>
          <w:caps w:val="false"/>
          <w:smallCaps w:val="false"/>
          <w:color w:val="404040"/>
          <w:spacing w:val="0"/>
          <w:sz w:val="18"/>
          <w:szCs w:val="18"/>
        </w:rPr>
        <w:tab/>
        <w:tab/>
        <w:t>);</w:t>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TextBody"/>
        <w:spacing w:lineRule="auto" w:line="240" w:before="0" w:after="26"/>
        <w:rPr>
          <w:rFonts w:ascii="Ubuntu;sans-serif" w:hAnsi="Ubuntu;sans-serif"/>
          <w:b w:val="false"/>
          <w:b w:val="false"/>
          <w:i w:val="false"/>
          <w:i w:val="false"/>
          <w:caps w:val="false"/>
          <w:smallCaps w:val="false"/>
          <w:color w:val="404040"/>
          <w:spacing w:val="0"/>
          <w:sz w:val="18"/>
          <w:szCs w:val="18"/>
        </w:rPr>
      </w:pPr>
      <w:r>
        <w:rPr>
          <w:rFonts w:ascii="Ubuntu;sans-serif" w:hAnsi="Ubuntu;sans-serif"/>
          <w:b w:val="false"/>
          <w:i w:val="false"/>
          <w:caps w:val="false"/>
          <w:smallCaps w:val="false"/>
          <w:color w:val="404040"/>
          <w:spacing w:val="0"/>
          <w:sz w:val="18"/>
          <w:szCs w:val="18"/>
        </w:rPr>
      </w:r>
    </w:p>
    <w:p>
      <w:pPr>
        <w:pStyle w:val="Heading3"/>
        <w:rPr>
          <w:rFonts w:ascii="Ubuntu;sans-serif" w:hAnsi="Ubuntu;sans-serif"/>
          <w:b w:val="false"/>
          <w:b w:val="false"/>
          <w:i w:val="false"/>
          <w:i w:val="false"/>
          <w:caps w:val="false"/>
          <w:smallCaps w:val="false"/>
          <w:color w:val="404040"/>
          <w:spacing w:val="0"/>
          <w:sz w:val="30"/>
          <w:szCs w:val="22"/>
        </w:rPr>
      </w:pPr>
      <w:r>
        <w:rPr>
          <w:rFonts w:ascii="Ubuntu;sans-serif" w:hAnsi="Ubuntu;sans-serif"/>
          <w:b w:val="false"/>
          <w:i w:val="false"/>
          <w:caps w:val="false"/>
          <w:smallCaps w:val="false"/>
          <w:color w:val="404040"/>
          <w:spacing w:val="0"/>
          <w:sz w:val="30"/>
          <w:szCs w:val="22"/>
        </w:rPr>
        <w:t>Running the EPC:</w:t>
      </w:r>
    </w:p>
    <w:p>
      <w:pPr>
        <w:pStyle w:val="TextBody"/>
        <w:numPr>
          <w:ilvl w:val="0"/>
          <w:numId w:val="24"/>
        </w:numPr>
        <w:rPr>
          <w:rFonts w:ascii="Liberation Serif" w:hAnsi="Liberation Serif"/>
          <w:b w:val="false"/>
          <w:b w:val="false"/>
          <w:i w:val="false"/>
          <w:i w:val="false"/>
          <w:caps w:val="false"/>
          <w:smallCaps w:val="false"/>
          <w:color w:val="404040"/>
          <w:spacing w:val="0"/>
          <w:sz w:val="22"/>
          <w:szCs w:val="22"/>
        </w:rPr>
      </w:pPr>
      <w:r>
        <w:rPr>
          <w:b w:val="false"/>
          <w:i w:val="false"/>
          <w:caps w:val="false"/>
          <w:smallCaps w:val="false"/>
          <w:color w:val="404040"/>
          <w:spacing w:val="0"/>
          <w:sz w:val="22"/>
          <w:szCs w:val="22"/>
        </w:rPr>
        <w:t>sudo ./srsepc/src/srsepc</w:t>
      </w:r>
    </w:p>
    <w:p>
      <w:pPr>
        <w:pStyle w:val="TextBody"/>
        <w:rPr>
          <w:rFonts w:ascii="Liberation Serif" w:hAnsi="Liberation Serif"/>
          <w:b w:val="false"/>
          <w:b w:val="false"/>
          <w:i w:val="false"/>
          <w:i w:val="false"/>
          <w:caps w:val="false"/>
          <w:smallCaps w:val="false"/>
          <w:color w:val="404040"/>
          <w:spacing w:val="0"/>
          <w:sz w:val="22"/>
          <w:szCs w:val="22"/>
          <w:u w:val="single"/>
        </w:rPr>
      </w:pPr>
      <w:r>
        <w:rPr>
          <w:b w:val="false"/>
          <w:i w:val="false"/>
          <w:caps w:val="false"/>
          <w:smallCaps w:val="false"/>
          <w:color w:val="404040"/>
          <w:spacing w:val="0"/>
          <w:sz w:val="22"/>
          <w:szCs w:val="22"/>
          <w:u w:val="single"/>
        </w:rPr>
        <w:t>Output:</w:t>
      </w:r>
    </w:p>
    <w:p>
      <w:pPr>
        <w:pStyle w:val="TextBody"/>
        <w:rPr>
          <w:rFonts w:ascii="Liberation Serif" w:hAnsi="Liberation Serif"/>
          <w:b w:val="false"/>
          <w:b w:val="false"/>
          <w:i w:val="false"/>
          <w:i w:val="false"/>
          <w:caps w:val="false"/>
          <w:smallCaps w:val="false"/>
          <w:color w:val="404040"/>
          <w:spacing w:val="0"/>
          <w:sz w:val="22"/>
          <w:szCs w:val="22"/>
          <w:u w:val="single"/>
        </w:rPr>
      </w:pPr>
      <w:r>
        <w:rPr>
          <w:b w:val="false"/>
          <w:i w:val="false"/>
          <w:caps w:val="false"/>
          <w:smallCaps w:val="false"/>
          <w:color w:val="404040"/>
          <w:spacing w:val="0"/>
          <w:sz w:val="22"/>
          <w:szCs w:val="22"/>
          <w:u w:val="single"/>
        </w:rPr>
        <w:drawing>
          <wp:anchor behindDoc="0" distT="0" distB="0" distL="0" distR="0" simplePos="0" locked="0" layoutInCell="1" allowOverlap="1" relativeHeight="5">
            <wp:simplePos x="0" y="0"/>
            <wp:positionH relativeFrom="column">
              <wp:posOffset>583565</wp:posOffset>
            </wp:positionH>
            <wp:positionV relativeFrom="paragraph">
              <wp:posOffset>-54610</wp:posOffset>
            </wp:positionV>
            <wp:extent cx="4763135" cy="28809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5419" t="0" r="0" b="0"/>
                    <a:stretch>
                      <a:fillRect/>
                    </a:stretch>
                  </pic:blipFill>
                  <pic:spPr bwMode="auto">
                    <a:xfrm>
                      <a:off x="0" y="0"/>
                      <a:ext cx="4763135" cy="2880995"/>
                    </a:xfrm>
                    <a:prstGeom prst="rect">
                      <a:avLst/>
                    </a:prstGeom>
                  </pic:spPr>
                </pic:pic>
              </a:graphicData>
            </a:graphic>
          </wp:anchor>
        </w:drawing>
      </w:r>
    </w:p>
    <w:p>
      <w:pPr>
        <w:pStyle w:val="TextBody"/>
        <w:rPr>
          <w:rFonts w:ascii="Liberation Serif" w:hAnsi="Liberation Serif"/>
          <w:b w:val="false"/>
          <w:b w:val="false"/>
          <w:i w:val="false"/>
          <w:i w:val="false"/>
          <w:caps w:val="false"/>
          <w:smallCaps w:val="false"/>
          <w:color w:val="404040"/>
          <w:spacing w:val="0"/>
          <w:sz w:val="22"/>
          <w:szCs w:val="22"/>
          <w:u w:val="single"/>
        </w:rPr>
      </w:pPr>
      <w:r>
        <w:rPr>
          <w:b w:val="false"/>
          <w:i w:val="false"/>
          <w:caps w:val="false"/>
          <w:smallCaps w:val="false"/>
          <w:color w:val="404040"/>
          <w:spacing w:val="0"/>
          <w:sz w:val="22"/>
          <w:szCs w:val="22"/>
          <w:u w:val="single"/>
        </w:rPr>
      </w:r>
    </w:p>
    <w:p>
      <w:pPr>
        <w:pStyle w:val="TextBody"/>
        <w:rPr>
          <w:rFonts w:ascii="Liberation Serif" w:hAnsi="Liberation Serif"/>
          <w:b w:val="false"/>
          <w:b w:val="false"/>
          <w:i w:val="false"/>
          <w:i w:val="false"/>
          <w:caps w:val="false"/>
          <w:smallCaps w:val="false"/>
          <w:color w:val="404040"/>
          <w:spacing w:val="0"/>
          <w:sz w:val="22"/>
          <w:szCs w:val="22"/>
          <w:u w:val="single"/>
        </w:rPr>
      </w:pPr>
      <w:r>
        <w:rPr>
          <w:b w:val="false"/>
          <w:i w:val="false"/>
          <w:caps w:val="false"/>
          <w:smallCaps w:val="false"/>
          <w:color w:val="404040"/>
          <w:spacing w:val="0"/>
          <w:sz w:val="22"/>
          <w:szCs w:val="22"/>
          <w:u w:val="single"/>
        </w:rPr>
      </w:r>
    </w:p>
    <w:p>
      <w:pPr>
        <w:pStyle w:val="TextBody"/>
        <w:rPr>
          <w:rFonts w:ascii="Liberation Serif" w:hAnsi="Liberation Serif"/>
          <w:b w:val="false"/>
          <w:b w:val="false"/>
          <w:i w:val="false"/>
          <w:i w:val="false"/>
          <w:caps w:val="false"/>
          <w:smallCaps w:val="false"/>
          <w:color w:val="404040"/>
          <w:spacing w:val="0"/>
          <w:sz w:val="22"/>
          <w:szCs w:val="22"/>
          <w:u w:val="single"/>
        </w:rPr>
      </w:pPr>
      <w:r>
        <w:rPr>
          <w:b w:val="false"/>
          <w:i w:val="false"/>
          <w:caps w:val="false"/>
          <w:smallCaps w:val="false"/>
          <w:color w:val="404040"/>
          <w:spacing w:val="0"/>
          <w:sz w:val="22"/>
          <w:szCs w:val="22"/>
          <w:u w:val="single"/>
        </w:rPr>
      </w:r>
    </w:p>
    <w:p>
      <w:pPr>
        <w:pStyle w:val="TextBody"/>
        <w:rPr>
          <w:rFonts w:ascii="Liberation Serif" w:hAnsi="Liberation Serif"/>
          <w:b w:val="false"/>
          <w:b w:val="false"/>
          <w:i w:val="false"/>
          <w:i w:val="false"/>
          <w:caps w:val="false"/>
          <w:smallCaps w:val="false"/>
          <w:color w:val="404040"/>
          <w:spacing w:val="0"/>
          <w:sz w:val="22"/>
          <w:szCs w:val="22"/>
          <w:u w:val="single"/>
        </w:rPr>
      </w:pPr>
      <w:r>
        <w:rPr>
          <w:b w:val="false"/>
          <w:i w:val="false"/>
          <w:caps w:val="false"/>
          <w:smallCaps w:val="false"/>
          <w:color w:val="404040"/>
          <w:spacing w:val="0"/>
          <w:sz w:val="22"/>
          <w:szCs w:val="22"/>
          <w:u w:val="single"/>
        </w:rPr>
      </w:r>
    </w:p>
    <w:p>
      <w:pPr>
        <w:pStyle w:val="TextBody"/>
        <w:rPr>
          <w:rFonts w:ascii="Liberation Serif" w:hAnsi="Liberation Serif"/>
          <w:b w:val="false"/>
          <w:b w:val="false"/>
          <w:i w:val="false"/>
          <w:i w:val="false"/>
          <w:caps w:val="false"/>
          <w:smallCaps w:val="false"/>
          <w:color w:val="404040"/>
          <w:spacing w:val="0"/>
          <w:sz w:val="22"/>
          <w:szCs w:val="22"/>
          <w:u w:val="single"/>
        </w:rPr>
      </w:pPr>
      <w:r>
        <w:rPr>
          <w:b w:val="false"/>
          <w:i w:val="false"/>
          <w:caps w:val="false"/>
          <w:smallCaps w:val="false"/>
          <w:color w:val="404040"/>
          <w:spacing w:val="0"/>
          <w:sz w:val="22"/>
          <w:szCs w:val="22"/>
          <w:u w:val="single"/>
        </w:rPr>
      </w:r>
    </w:p>
    <w:p>
      <w:pPr>
        <w:pStyle w:val="TextBody"/>
        <w:rPr>
          <w:rFonts w:ascii="Ubuntu;sans-serif" w:hAnsi="Ubuntu;sans-serif"/>
          <w:b w:val="false"/>
          <w:b w:val="false"/>
          <w:i w:val="false"/>
          <w:i w:val="false"/>
          <w:caps w:val="false"/>
          <w:smallCaps w:val="false"/>
          <w:color w:val="404040"/>
          <w:spacing w:val="0"/>
          <w:sz w:val="21"/>
          <w:szCs w:val="21"/>
        </w:rPr>
      </w:pPr>
      <w:r>
        <w:rPr>
          <w:rFonts w:ascii="Ubuntu;sans-serif" w:hAnsi="Ubuntu;sans-serif"/>
          <w:b w:val="false"/>
          <w:i w:val="false"/>
          <w:caps w:val="false"/>
          <w:smallCaps w:val="false"/>
          <w:color w:val="404040"/>
          <w:spacing w:val="0"/>
          <w:sz w:val="21"/>
          <w:szCs w:val="21"/>
        </w:rPr>
      </w:r>
    </w:p>
    <w:p>
      <w:pPr>
        <w:pStyle w:val="TextBody"/>
        <w:rPr/>
      </w:pPr>
      <w:r>
        <w:rPr/>
        <w:br/>
      </w:r>
    </w:p>
    <w:p>
      <w:pPr>
        <w:pStyle w:val="Heading3"/>
        <w:widowControl/>
        <w:spacing w:before="0" w:after="140"/>
        <w:ind w:left="0" w:right="0" w:hanging="0"/>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r>
    </w:p>
    <w:p>
      <w:pPr>
        <w:pStyle w:val="TextBody"/>
        <w:widowControl/>
        <w:spacing w:before="0" w:after="140"/>
        <w:ind w:left="0" w:right="0" w:hanging="0"/>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r>
    </w:p>
    <w:p>
      <w:pPr>
        <w:pStyle w:val="TextBody"/>
        <w:widowControl/>
        <w:spacing w:before="0" w:after="140"/>
        <w:ind w:left="0" w:right="0" w:hanging="0"/>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r>
    </w:p>
    <w:p>
      <w:pPr>
        <w:pStyle w:val="TextBody"/>
        <w:widowControl/>
        <w:spacing w:before="0" w:after="140"/>
        <w:ind w:left="0" w:right="0" w:hanging="0"/>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r>
    </w:p>
    <w:p>
      <w:pPr>
        <w:pStyle w:val="TextBody"/>
        <w:widowControl/>
        <w:spacing w:before="0" w:after="140"/>
        <w:ind w:left="0" w:right="0" w:hanging="0"/>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r>
    </w:p>
    <w:p>
      <w:pPr>
        <w:pStyle w:val="TextBody"/>
        <w:widowControl/>
        <w:spacing w:before="0" w:after="140"/>
        <w:ind w:left="0" w:right="0" w:hanging="0"/>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r>
    </w:p>
    <w:p>
      <w:pPr>
        <w:pStyle w:val="TextBody"/>
        <w:widowControl/>
        <w:spacing w:before="0" w:after="140"/>
        <w:ind w:left="0" w:right="0" w:hanging="0"/>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r>
    </w:p>
    <w:p>
      <w:pPr>
        <w:pStyle w:val="TextBody"/>
        <w:widowControl/>
        <w:spacing w:before="0" w:after="140"/>
        <w:ind w:left="0" w:right="0" w:hanging="0"/>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r>
    </w:p>
    <w:p>
      <w:pPr>
        <w:pStyle w:val="TextBody"/>
        <w:widowControl/>
        <w:spacing w:before="0" w:after="140"/>
        <w:ind w:left="0" w:right="0" w:hanging="0"/>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r>
    </w:p>
    <w:p>
      <w:pPr>
        <w:pStyle w:val="TextBody"/>
        <w:widowControl/>
        <w:spacing w:before="0" w:after="140"/>
        <w:ind w:left="0" w:right="0" w:hanging="0"/>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r>
    </w:p>
    <w:p>
      <w:pPr>
        <w:pStyle w:val="TextBody"/>
        <w:widowControl/>
        <w:spacing w:before="0" w:after="140"/>
        <w:ind w:left="0" w:right="0" w:hanging="0"/>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r>
    </w:p>
    <w:p>
      <w:pPr>
        <w:pStyle w:val="TextBody"/>
        <w:widowControl/>
        <w:spacing w:before="0" w:after="140"/>
        <w:ind w:left="0" w:right="0" w:hanging="0"/>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r>
    </w:p>
    <w:p>
      <w:pPr>
        <w:pStyle w:val="TextBody"/>
        <w:widowControl/>
        <w:spacing w:before="0" w:after="140"/>
        <w:ind w:left="0" w:right="0" w:hanging="0"/>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r>
    </w:p>
    <w:p>
      <w:pPr>
        <w:pStyle w:val="Heading3"/>
        <w:widowControl/>
        <w:spacing w:before="0" w:after="140"/>
        <w:ind w:left="0" w:right="0" w:hanging="0"/>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r>
    </w:p>
    <w:p>
      <w:pPr>
        <w:pStyle w:val="TextBody"/>
        <w:widowControl/>
        <w:spacing w:before="0" w:after="140"/>
        <w:ind w:left="0" w:right="0" w:hanging="0"/>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r>
    </w:p>
    <w:p>
      <w:pPr>
        <w:pStyle w:val="Heading3"/>
        <w:widowControl/>
        <w:spacing w:before="0" w:after="140"/>
        <w:ind w:left="0" w:right="0" w:hanging="0"/>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t>Running the eNodeB</w:t>
      </w:r>
    </w:p>
    <w:p>
      <w:pPr>
        <w:pStyle w:val="TextBody"/>
        <w:numPr>
          <w:ilvl w:val="0"/>
          <w:numId w:val="29"/>
        </w:numPr>
        <w:rPr/>
      </w:pPr>
      <w:r>
        <w:rPr/>
        <w:t>./srsenb/src/srsenb --rf.device_name=zmq –rf.device_args="fail_on_disconnect=true,tx_port=tcp://*:2000,rx_port=tcp://localhost:2001,id=enb,base_srate=23.04e6"</w:t>
      </w:r>
    </w:p>
    <w:p>
      <w:pPr>
        <w:pStyle w:val="TextBody"/>
        <w:rPr/>
      </w:pPr>
      <w:r>
        <w:rPr/>
        <w:tab/>
        <w:t>if above command is not working then use :</w:t>
      </w:r>
    </w:p>
    <w:p>
      <w:pPr>
        <w:pStyle w:val="TextBody"/>
        <w:numPr>
          <w:ilvl w:val="0"/>
          <w:numId w:val="30"/>
        </w:numPr>
        <w:rPr/>
      </w:pPr>
      <w:r>
        <w:rPr/>
        <w:t>sudo ./srsenb/src/srsenb --rf.device_name=zmq –rf.device_args="fail_on_disconnect=true,tx_port=tcp://*:2000,rx_port=tcp://localhost:2001,id=enb,base_srate=23.04e6"</w:t>
      </w:r>
    </w:p>
    <w:p>
      <w:pPr>
        <w:pStyle w:val="TextBody"/>
        <w:rPr>
          <w:u w:val="single"/>
        </w:rPr>
      </w:pPr>
      <w:r>
        <w:rPr>
          <w:u w:val="single"/>
        </w:rPr>
        <w:t>Output:</w:t>
      </w:r>
    </w:p>
    <w:p>
      <w:pPr>
        <w:pStyle w:val="TextBody"/>
        <w:rPr/>
      </w:pPr>
      <w:r>
        <w:rPr/>
        <w:drawing>
          <wp:anchor behindDoc="0" distT="0" distB="0" distL="0" distR="0" simplePos="0" locked="0" layoutInCell="1" allowOverlap="1" relativeHeight="6">
            <wp:simplePos x="0" y="0"/>
            <wp:positionH relativeFrom="column">
              <wp:posOffset>217170</wp:posOffset>
            </wp:positionH>
            <wp:positionV relativeFrom="paragraph">
              <wp:posOffset>114300</wp:posOffset>
            </wp:positionV>
            <wp:extent cx="6120130" cy="327342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27342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3"/>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t>Running the UE</w:t>
      </w:r>
    </w:p>
    <w:p>
      <w:pPr>
        <w:pStyle w:val="TextBody"/>
        <w:numPr>
          <w:ilvl w:val="0"/>
          <w:numId w:val="31"/>
        </w:numPr>
        <w:rPr/>
      </w:pPr>
      <w:r>
        <w:rPr/>
        <w:t>sudo ./srsue/src/srsue --rf.device_name=zmq --rf.device_args="tx_port=tcp://*:2001,rx_port=tcp://localhost:2000,id=ue,base_srate=23.04e6" –gw.netns=ue1</w:t>
      </w:r>
    </w:p>
    <w:p>
      <w:pPr>
        <w:pStyle w:val="TextBody"/>
        <w:rPr/>
      </w:pPr>
      <w:r>
        <w:rPr>
          <w:u w:val="single"/>
        </w:rPr>
        <w:t>Output:</w:t>
      </w:r>
    </w:p>
    <w:p>
      <w:pPr>
        <w:pStyle w:val="TextBody"/>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35343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3353435"/>
                    </a:xfrm>
                    <a:prstGeom prst="rect">
                      <a:avLst/>
                    </a:prstGeom>
                  </pic:spPr>
                </pic:pic>
              </a:graphicData>
            </a:graphic>
          </wp:anchor>
        </w:drawing>
      </w:r>
      <w:r>
        <w:rPr/>
        <w:b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3"/>
        <w:rPr>
          <w:rFonts w:ascii="Ubuntu;sans-serif" w:hAnsi="Ubuntu;sans-serif"/>
          <w:b w:val="false"/>
          <w:b w:val="false"/>
          <w:i w:val="false"/>
          <w:i w:val="false"/>
          <w:caps w:val="false"/>
          <w:smallCaps w:val="false"/>
          <w:color w:val="404040"/>
          <w:spacing w:val="0"/>
          <w:sz w:val="30"/>
        </w:rPr>
      </w:pPr>
      <w:r>
        <w:rPr>
          <w:rFonts w:ascii="Ubuntu;sans-serif" w:hAnsi="Ubuntu;sans-serif"/>
          <w:b w:val="false"/>
          <w:i w:val="false"/>
          <w:caps w:val="false"/>
          <w:smallCaps w:val="false"/>
          <w:color w:val="404040"/>
          <w:spacing w:val="0"/>
          <w:sz w:val="30"/>
        </w:rPr>
        <w:t>Traffic Generation</w:t>
      </w:r>
    </w:p>
    <w:p>
      <w:pPr>
        <w:pStyle w:val="TextBody"/>
        <w:rPr>
          <w:sz w:val="18"/>
          <w:szCs w:val="18"/>
        </w:rPr>
      </w:pPr>
      <w:r>
        <w:rPr>
          <w:rFonts w:ascii="Ubuntu;sans-serif" w:hAnsi="Ubuntu;sans-serif"/>
          <w:b w:val="false"/>
          <w:i w:val="false"/>
          <w:caps w:val="false"/>
          <w:smallCaps w:val="false"/>
          <w:color w:val="404040"/>
          <w:spacing w:val="0"/>
          <w:sz w:val="18"/>
          <w:szCs w:val="18"/>
        </w:rPr>
        <w:t>To exchange traffic in the downlink direction, i.e. from the the EPC, just run ping or iperf as usual on the command line, e.g.:</w:t>
      </w:r>
    </w:p>
    <w:p>
      <w:pPr>
        <w:pStyle w:val="TextBody"/>
        <w:numPr>
          <w:ilvl w:val="0"/>
          <w:numId w:val="32"/>
        </w:numPr>
        <w:rPr>
          <w:sz w:val="18"/>
          <w:szCs w:val="18"/>
        </w:rPr>
      </w:pPr>
      <w:r>
        <w:rPr>
          <w:rFonts w:ascii="Ubuntu;sans-serif" w:hAnsi="Ubuntu;sans-serif"/>
          <w:b w:val="false"/>
          <w:i w:val="false"/>
          <w:caps w:val="false"/>
          <w:smallCaps w:val="false"/>
          <w:color w:val="404040"/>
          <w:spacing w:val="0"/>
          <w:sz w:val="18"/>
          <w:szCs w:val="18"/>
        </w:rPr>
        <w:t>ping 172.17.0.1</w:t>
      </w:r>
    </w:p>
    <w:p>
      <w:pPr>
        <w:pStyle w:val="TextBody"/>
        <w:rPr>
          <w:sz w:val="18"/>
          <w:szCs w:val="18"/>
        </w:rPr>
      </w:pPr>
      <w:r>
        <w:rPr>
          <w:rFonts w:ascii="Ubuntu;sans-serif" w:hAnsi="Ubuntu;sans-serif"/>
          <w:b w:val="false"/>
          <w:i w:val="false"/>
          <w:caps w:val="false"/>
          <w:smallCaps w:val="false"/>
          <w:color w:val="404040"/>
          <w:spacing w:val="0"/>
          <w:sz w:val="18"/>
          <w:szCs w:val="18"/>
        </w:rPr>
        <w:t>In order to generate traffic in the uplink direction it is important to run the ping command in the UE’s network namespace.</w:t>
      </w:r>
    </w:p>
    <w:p>
      <w:pPr>
        <w:pStyle w:val="TextBody"/>
        <w:numPr>
          <w:ilvl w:val="0"/>
          <w:numId w:val="33"/>
        </w:numPr>
        <w:rPr>
          <w:sz w:val="18"/>
          <w:szCs w:val="18"/>
        </w:rPr>
      </w:pPr>
      <w:r>
        <w:rPr>
          <w:rFonts w:ascii="Ubuntu;sans-serif" w:hAnsi="Ubuntu;sans-serif"/>
          <w:b w:val="false"/>
          <w:i w:val="false"/>
          <w:caps w:val="false"/>
          <w:smallCaps w:val="false"/>
          <w:color w:val="404040"/>
          <w:spacing w:val="0"/>
          <w:sz w:val="18"/>
          <w:szCs w:val="18"/>
        </w:rPr>
        <w:t>sudo ip netns exec ue1 ping 172.16.0.1</w:t>
      </w:r>
    </w:p>
    <w:p>
      <w:pPr>
        <w:pStyle w:val="Heading3"/>
        <w:rPr>
          <w:rFonts w:ascii="Ubuntu;sans-serif" w:hAnsi="Ubuntu;sans-serif"/>
          <w:b w:val="false"/>
          <w:b w:val="false"/>
          <w:i w:val="false"/>
          <w:i w:val="false"/>
          <w:caps w:val="false"/>
          <w:smallCaps w:val="false"/>
          <w:color w:val="404040"/>
          <w:spacing w:val="0"/>
          <w:sz w:val="30"/>
          <w:szCs w:val="18"/>
        </w:rPr>
      </w:pPr>
      <w:r>
        <w:rPr>
          <w:rFonts w:ascii="Ubuntu;sans-serif" w:hAnsi="Ubuntu;sans-serif"/>
          <w:b w:val="false"/>
          <w:i w:val="false"/>
          <w:caps w:val="false"/>
          <w:smallCaps w:val="false"/>
          <w:color w:val="404040"/>
          <w:spacing w:val="0"/>
          <w:sz w:val="30"/>
          <w:szCs w:val="18"/>
        </w:rPr>
        <w:t>iPerf3</w:t>
      </w:r>
    </w:p>
    <w:p>
      <w:pPr>
        <w:pStyle w:val="TextBody"/>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374151"/>
          <w:spacing w:val="0"/>
          <w:sz w:val="24"/>
          <w:szCs w:val="18"/>
        </w:rPr>
      </w:pPr>
      <w:r>
        <w:rPr>
          <w:rFonts w:ascii="Ubuntu;sans-serif" w:hAnsi="Ubuntu;sans-serif"/>
          <w:b w:val="false"/>
          <w:i w:val="false"/>
          <w:caps w:val="false"/>
          <w:smallCaps w:val="false"/>
          <w:color w:val="404040"/>
          <w:spacing w:val="0"/>
          <w:sz w:val="18"/>
          <w:szCs w:val="18"/>
        </w:rPr>
        <w:t>i</w:t>
      </w:r>
      <w:r>
        <w:rPr>
          <w:b w:val="false"/>
          <w:i w:val="false"/>
          <w:caps w:val="false"/>
          <w:smallCaps w:val="false"/>
          <w:color w:val="404040"/>
          <w:spacing w:val="0"/>
          <w:sz w:val="18"/>
          <w:szCs w:val="18"/>
        </w:rPr>
        <w:t>Perf3 is a tool primarily used for measuring the TCP and UDP network performance by generating traffic between two computers. It allows you to assess the bandwidth, latency, and other network-related metrics between a client and a server.</w:t>
      </w:r>
    </w:p>
    <w:p>
      <w:pPr>
        <w:pStyle w:val="TextBody"/>
        <w:rPr>
          <w:rFonts w:ascii="Ubuntu;sans-serif" w:hAnsi="Ubuntu;sans-serif"/>
          <w:b w:val="false"/>
          <w:b w:val="false"/>
          <w:i w:val="false"/>
          <w:i w:val="false"/>
          <w:caps w:val="false"/>
          <w:smallCaps w:val="false"/>
          <w:color w:val="404040"/>
          <w:spacing w:val="0"/>
          <w:sz w:val="18"/>
          <w:szCs w:val="18"/>
        </w:rPr>
      </w:pPr>
      <w:r>
        <w:rPr>
          <w:b w:val="false"/>
          <w:i w:val="false"/>
          <w:caps w:val="false"/>
          <w:smallCaps w:val="false"/>
          <w:color w:val="404040"/>
          <w:spacing w:val="0"/>
          <w:sz w:val="18"/>
          <w:szCs w:val="18"/>
        </w:rPr>
        <w:t>It is important to start the server first, and then the client.</w:t>
      </w:r>
    </w:p>
    <w:p>
      <w:pPr>
        <w:pStyle w:val="TextBody"/>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374151"/>
          <w:spacing w:val="0"/>
          <w:sz w:val="18"/>
          <w:szCs w:val="18"/>
        </w:rPr>
      </w:pPr>
      <w:r>
        <w:rPr>
          <w:b w:val="false"/>
          <w:i w:val="false"/>
          <w:caps w:val="false"/>
          <w:smallCaps w:val="false"/>
          <w:color w:val="404040"/>
          <w:spacing w:val="0"/>
          <w:sz w:val="18"/>
          <w:szCs w:val="18"/>
        </w:rPr>
        <w:t>Network-side: Start the iperf server</w:t>
      </w:r>
    </w:p>
    <w:p>
      <w:pPr>
        <w:pStyle w:val="TextBody"/>
        <w:numPr>
          <w:ilvl w:val="0"/>
          <w:numId w:val="34"/>
        </w:numP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374151"/>
          <w:spacing w:val="0"/>
          <w:sz w:val="18"/>
          <w:szCs w:val="18"/>
        </w:rPr>
      </w:pPr>
      <w:r>
        <w:rPr>
          <w:b w:val="false"/>
          <w:i w:val="false"/>
          <w:caps w:val="false"/>
          <w:smallCaps w:val="false"/>
          <w:color w:val="404040"/>
          <w:spacing w:val="0"/>
          <w:sz w:val="18"/>
          <w:szCs w:val="18"/>
        </w:rPr>
        <w:t>iperf3 -s -i 1</w:t>
      </w:r>
    </w:p>
    <w:p>
      <w:pPr>
        <w:pStyle w:val="TextBody"/>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374151"/>
          <w:spacing w:val="0"/>
          <w:sz w:val="18"/>
          <w:szCs w:val="18"/>
        </w:rPr>
      </w:pPr>
      <w:r>
        <w:rPr>
          <w:b w:val="false"/>
          <w:i w:val="false"/>
          <w:caps w:val="false"/>
          <w:smallCaps w:val="false"/>
          <w:color w:val="404040"/>
          <w:spacing w:val="0"/>
          <w:sz w:val="18"/>
          <w:szCs w:val="18"/>
        </w:rPr>
        <w:t>UE side:</w:t>
      </w:r>
    </w:p>
    <w:p>
      <w:pPr>
        <w:pStyle w:val="TextBody"/>
        <w:numPr>
          <w:ilvl w:val="0"/>
          <w:numId w:val="35"/>
        </w:numP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374151"/>
          <w:spacing w:val="0"/>
          <w:sz w:val="18"/>
          <w:szCs w:val="18"/>
        </w:rPr>
      </w:pPr>
      <w:r>
        <w:rPr>
          <w:b w:val="false"/>
          <w:i w:val="false"/>
          <w:caps w:val="false"/>
          <w:smallCaps w:val="false"/>
          <w:color w:val="404040"/>
          <w:spacing w:val="0"/>
          <w:sz w:val="18"/>
          <w:szCs w:val="18"/>
        </w:rPr>
        <w:t>sudo ip netns exec ue1 iperf3 -c 10.45.0.1 -b 10M -i 1 -t 60</w:t>
      </w:r>
    </w:p>
    <w:p>
      <w:pPr>
        <w:pStyle w:val="TextBody"/>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374151"/>
          <w:spacing w:val="0"/>
          <w:sz w:val="18"/>
          <w:szCs w:val="18"/>
          <w:u w:val="single"/>
        </w:rPr>
      </w:pPr>
      <w:r>
        <w:rPr>
          <w:b w:val="false"/>
          <w:i w:val="false"/>
          <w:caps w:val="false"/>
          <w:smallCaps w:val="false"/>
          <w:color w:val="404040"/>
          <w:spacing w:val="0"/>
          <w:sz w:val="18"/>
          <w:szCs w:val="18"/>
          <w:u w:val="single"/>
        </w:rPr>
        <w:t>Outputs:</w:t>
      </w:r>
    </w:p>
    <w:p>
      <w:pPr>
        <w:pStyle w:val="TextBody"/>
        <w:rPr>
          <w:rFonts w:ascii="Liberation Serif" w:hAnsi="Liberation Serif"/>
          <w:sz w:val="18"/>
          <w:szCs w:val="18"/>
        </w:rPr>
      </w:pPr>
      <w:r>
        <w:drawing>
          <wp:anchor behindDoc="0" distT="0" distB="0" distL="0" distR="0" simplePos="0" locked="0" layoutInCell="1" allowOverlap="1" relativeHeight="8">
            <wp:simplePos x="0" y="0"/>
            <wp:positionH relativeFrom="column">
              <wp:posOffset>88265</wp:posOffset>
            </wp:positionH>
            <wp:positionV relativeFrom="paragraph">
              <wp:posOffset>258445</wp:posOffset>
            </wp:positionV>
            <wp:extent cx="6033135" cy="182816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0" t="0" r="1416" b="63729"/>
                    <a:stretch>
                      <a:fillRect/>
                    </a:stretch>
                  </pic:blipFill>
                  <pic:spPr bwMode="auto">
                    <a:xfrm>
                      <a:off x="0" y="0"/>
                      <a:ext cx="6033135" cy="1828165"/>
                    </a:xfrm>
                    <a:prstGeom prst="rect">
                      <a:avLst/>
                    </a:prstGeom>
                  </pic:spPr>
                </pic:pic>
              </a:graphicData>
            </a:graphic>
          </wp:anchor>
        </w:drawing>
      </w:r>
      <w:r>
        <w:rPr>
          <w:sz w:val="18"/>
          <w:szCs w:val="18"/>
        </w:rPr>
        <w:t>C</w:t>
      </w:r>
      <w:r>
        <w:rPr>
          <w:sz w:val="18"/>
          <w:szCs w:val="18"/>
        </w:rPr>
        <w:t>lient:</w:t>
      </w:r>
    </w:p>
    <w:p>
      <w:pPr>
        <w:pStyle w:val="TextBody"/>
        <w:rPr>
          <w:rFonts w:ascii="Liberation Serif" w:hAnsi="Liberation Serif"/>
          <w:sz w:val="18"/>
          <w:szCs w:val="18"/>
        </w:rPr>
      </w:pPr>
      <w:r>
        <w:rPr>
          <w:sz w:val="18"/>
          <w:szCs w:val="18"/>
        </w:rPr>
        <w:t>Server:</w:t>
      </w:r>
    </w:p>
    <w:p>
      <w:pPr>
        <w:pStyle w:val="TextBody"/>
        <w:rPr>
          <w:rFonts w:ascii="Liberation Serif" w:hAnsi="Liberation Serif"/>
          <w:sz w:val="18"/>
          <w:szCs w:val="18"/>
        </w:rPr>
      </w:pPr>
      <w:r>
        <w:rPr>
          <w:sz w:val="18"/>
          <w:szCs w:val="18"/>
        </w:rPr>
        <w:drawing>
          <wp:anchor behindDoc="0" distT="0" distB="0" distL="0" distR="0" simplePos="0" locked="0" layoutInCell="1" allowOverlap="1" relativeHeight="9">
            <wp:simplePos x="0" y="0"/>
            <wp:positionH relativeFrom="column">
              <wp:posOffset>564515</wp:posOffset>
            </wp:positionH>
            <wp:positionV relativeFrom="paragraph">
              <wp:posOffset>-97790</wp:posOffset>
            </wp:positionV>
            <wp:extent cx="4222750" cy="237426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rcRect l="0" t="0" r="30999" b="44947"/>
                    <a:stretch>
                      <a:fillRect/>
                    </a:stretch>
                  </pic:blipFill>
                  <pic:spPr bwMode="auto">
                    <a:xfrm>
                      <a:off x="0" y="0"/>
                      <a:ext cx="4222750" cy="2374265"/>
                    </a:xfrm>
                    <a:prstGeom prst="rect">
                      <a:avLst/>
                    </a:prstGeom>
                  </pic:spPr>
                </pic:pic>
              </a:graphicData>
            </a:graphic>
          </wp:anchor>
        </w:drawing>
      </w:r>
    </w:p>
    <w:p>
      <w:pPr>
        <w:pStyle w:val="TextBody"/>
        <w:rPr>
          <w:rFonts w:ascii="Liberation Serif" w:hAnsi="Liberation Serif"/>
          <w:sz w:val="18"/>
          <w:szCs w:val="18"/>
        </w:rPr>
      </w:pPr>
      <w:r>
        <w:rPr>
          <w:sz w:val="18"/>
          <w:szCs w:val="18"/>
        </w:rPr>
      </w:r>
    </w:p>
    <w:p>
      <w:pPr>
        <w:pStyle w:val="TextBody"/>
        <w:rPr>
          <w:rFonts w:ascii="Liberation Serif" w:hAnsi="Liberation Serif"/>
          <w:sz w:val="18"/>
          <w:szCs w:val="18"/>
        </w:rPr>
      </w:pPr>
      <w:r>
        <w:rPr>
          <w:sz w:val="18"/>
          <w:szCs w:val="18"/>
        </w:rPr>
      </w:r>
    </w:p>
    <w:p>
      <w:pPr>
        <w:pStyle w:val="TextBody"/>
        <w:rPr>
          <w:rFonts w:ascii="Liberation Serif" w:hAnsi="Liberation Serif"/>
          <w:sz w:val="18"/>
          <w:szCs w:val="18"/>
        </w:rPr>
      </w:pPr>
      <w:r>
        <w:rPr>
          <w:sz w:val="18"/>
          <w:szCs w:val="18"/>
        </w:rPr>
      </w:r>
    </w:p>
    <w:p>
      <w:pPr>
        <w:pStyle w:val="TextBody"/>
        <w:rPr>
          <w:rFonts w:ascii="Liberation Serif" w:hAnsi="Liberation Serif"/>
          <w:sz w:val="18"/>
          <w:szCs w:val="18"/>
        </w:rPr>
      </w:pPr>
      <w:r>
        <w:rPr>
          <w:sz w:val="18"/>
          <w:szCs w:val="18"/>
        </w:rPr>
      </w:r>
    </w:p>
    <w:p>
      <w:pPr>
        <w:pStyle w:val="TextBody"/>
        <w:rPr>
          <w:rFonts w:ascii="Liberation Serif" w:hAnsi="Liberation Serif"/>
          <w:sz w:val="18"/>
          <w:szCs w:val="18"/>
        </w:rPr>
      </w:pPr>
      <w:r>
        <w:rPr>
          <w:sz w:val="18"/>
          <w:szCs w:val="18"/>
        </w:rPr>
      </w:r>
    </w:p>
    <w:p>
      <w:pPr>
        <w:pStyle w:val="TextBody"/>
        <w:rPr>
          <w:rFonts w:ascii="Liberation Serif" w:hAnsi="Liberation Serif"/>
          <w:sz w:val="18"/>
          <w:szCs w:val="18"/>
        </w:rPr>
      </w:pPr>
      <w:r>
        <w:rPr>
          <w:sz w:val="18"/>
          <w:szCs w:val="18"/>
        </w:rPr>
      </w:r>
    </w:p>
    <w:p>
      <w:pPr>
        <w:pStyle w:val="TextBody"/>
        <w:rPr>
          <w:rFonts w:ascii="Liberation Serif" w:hAnsi="Liberation Serif"/>
          <w:sz w:val="18"/>
          <w:szCs w:val="18"/>
        </w:rPr>
      </w:pPr>
      <w:r>
        <w:rPr>
          <w:sz w:val="18"/>
          <w:szCs w:val="18"/>
        </w:rPr>
      </w:r>
    </w:p>
    <w:p>
      <w:pPr>
        <w:pStyle w:val="TextBody"/>
        <w:rPr>
          <w:rFonts w:ascii="Liberation Serif" w:hAnsi="Liberation Serif"/>
          <w:sz w:val="18"/>
          <w:szCs w:val="18"/>
        </w:rPr>
      </w:pPr>
      <w:r>
        <w:rPr>
          <w:sz w:val="18"/>
          <w:szCs w:val="18"/>
        </w:rPr>
      </w:r>
    </w:p>
    <w:p>
      <w:pPr>
        <w:pStyle w:val="TextBody"/>
        <w:rPr>
          <w:rFonts w:ascii="Liberation Serif" w:hAnsi="Liberation Serif"/>
          <w:sz w:val="18"/>
          <w:szCs w:val="18"/>
        </w:rPr>
      </w:pPr>
      <w:r>
        <w:rPr>
          <w:sz w:val="18"/>
          <w:szCs w:val="18"/>
        </w:rPr>
      </w:r>
    </w:p>
    <w:p>
      <w:pPr>
        <w:pStyle w:val="TextBody"/>
        <w:rPr>
          <w:rFonts w:ascii="Liberation Serif" w:hAnsi="Liberation Serif"/>
          <w:sz w:val="18"/>
          <w:szCs w:val="18"/>
        </w:rPr>
      </w:pPr>
      <w:r>
        <w:rPr>
          <w:sz w:val="18"/>
          <w:szCs w:val="18"/>
        </w:rPr>
        <w:t xml:space="preserve">After all these steps </w:t>
      </w:r>
    </w:p>
    <w:p>
      <w:pPr>
        <w:pStyle w:val="TextBody"/>
        <w:rPr>
          <w:rFonts w:ascii="Liberation Serif" w:hAnsi="Liberation Serif"/>
          <w:sz w:val="18"/>
          <w:szCs w:val="18"/>
        </w:rPr>
      </w:pPr>
      <w:r>
        <w:rPr>
          <w:sz w:val="18"/>
          <w:szCs w:val="18"/>
        </w:rPr>
        <w:t>1.enb terminal enter t for enb trace.</w:t>
      </w:r>
    </w:p>
    <w:p>
      <w:pPr>
        <w:pStyle w:val="TextBody"/>
        <w:rPr>
          <w:rFonts w:ascii="Liberation Serif" w:hAnsi="Liberation Serif"/>
          <w:sz w:val="18"/>
          <w:szCs w:val="18"/>
        </w:rPr>
      </w:pPr>
      <w:r>
        <w:rPr>
          <w:sz w:val="18"/>
          <w:szCs w:val="18"/>
        </w:rPr>
        <w:t>2.ue terminal also enter t for ue trace.</w:t>
      </w:r>
    </w:p>
    <w:p>
      <w:pPr>
        <w:pStyle w:val="TextBody"/>
        <w:rPr>
          <w:rFonts w:ascii="Liberation Serif" w:hAnsi="Liberation Serif"/>
          <w:b/>
          <w:b/>
          <w:bCs/>
          <w:sz w:val="22"/>
          <w:szCs w:val="22"/>
        </w:rPr>
      </w:pPr>
      <w:r>
        <w:rPr>
          <w:b/>
          <w:bCs/>
          <w:sz w:val="22"/>
          <w:szCs w:val="22"/>
        </w:rPr>
        <w:t>Wireshark:</w:t>
      </w:r>
    </w:p>
    <w:p>
      <w:pPr>
        <w:pStyle w:val="TextBody"/>
        <w:rPr>
          <w:rFonts w:ascii="Liberation Serif" w:hAnsi="Liberation Serif"/>
          <w:b/>
          <w:b/>
          <w:bCs/>
          <w:i w:val="false"/>
          <w:i w:val="false"/>
          <w:caps w:val="false"/>
          <w:smallCaps w:val="false"/>
          <w:spacing w:val="0"/>
          <w:sz w:val="20"/>
          <w:szCs w:val="20"/>
        </w:rPr>
      </w:pPr>
      <w:r>
        <w:rPr>
          <w:b w:val="false"/>
          <w:bCs/>
          <w:i w:val="false"/>
          <w:caps w:val="false"/>
          <w:smallCaps w:val="false"/>
          <w:spacing w:val="0"/>
          <w:sz w:val="20"/>
          <w:szCs w:val="20"/>
        </w:rPr>
        <w:t>Wireshark is a network packet analyzer. A network packet analyzer presents captured packet data in as much detail as possible.</w:t>
      </w:r>
    </w:p>
    <w:p>
      <w:pPr>
        <w:pStyle w:val="TextBody"/>
        <w:numPr>
          <w:ilvl w:val="0"/>
          <w:numId w:val="36"/>
        </w:numPr>
        <w:rPr>
          <w:rFonts w:ascii="Liberation Serif" w:hAnsi="Liberation Serif"/>
          <w:b w:val="false"/>
          <w:b w:val="false"/>
          <w:bCs w:val="false"/>
          <w:sz w:val="18"/>
          <w:szCs w:val="18"/>
        </w:rPr>
      </w:pPr>
      <w:r>
        <w:rPr>
          <w:b w:val="false"/>
          <w:bCs w:val="false"/>
          <w:sz w:val="18"/>
          <w:szCs w:val="18"/>
        </w:rPr>
        <w:t>sudo wireshark</w:t>
      </w:r>
    </w:p>
    <w:p>
      <w:pPr>
        <w:pStyle w:val="TextBody"/>
        <w:rPr>
          <w:rFonts w:ascii="Liberation Serif" w:hAnsi="Liberation Serif"/>
          <w:b w:val="false"/>
          <w:b w:val="false"/>
          <w:bCs w:val="false"/>
          <w:sz w:val="18"/>
          <w:szCs w:val="18"/>
        </w:rPr>
      </w:pPr>
      <w:r>
        <w:rPr>
          <w:b w:val="false"/>
          <w:bCs w:val="false"/>
          <w:sz w:val="18"/>
          <w:szCs w:val="18"/>
        </w:rPr>
        <w:t>if wireshark is not installed then :</w:t>
      </w:r>
    </w:p>
    <w:p>
      <w:pPr>
        <w:pStyle w:val="TextBody"/>
        <w:numPr>
          <w:ilvl w:val="0"/>
          <w:numId w:val="37"/>
        </w:numPr>
        <w:rPr/>
      </w:pPr>
      <w:r>
        <w:rPr>
          <w:rStyle w:val="StrongEmphasis"/>
          <w:b w:val="false"/>
          <w:bCs w:val="false"/>
          <w:i w:val="false"/>
          <w:caps w:val="false"/>
          <w:smallCaps w:val="false"/>
          <w:color w:val="344054"/>
          <w:spacing w:val="0"/>
          <w:sz w:val="18"/>
          <w:szCs w:val="18"/>
        </w:rPr>
        <w:t>sudo apt-get install wireshark</w:t>
      </w:r>
    </w:p>
    <w:p>
      <w:pPr>
        <w:pStyle w:val="TextBody"/>
        <w:numPr>
          <w:ilvl w:val="0"/>
          <w:numId w:val="37"/>
        </w:numPr>
        <w:rPr/>
      </w:pPr>
      <w:r>
        <w:rPr>
          <w:rStyle w:val="StrongEmphasis"/>
          <w:b w:val="false"/>
          <w:bCs w:val="false"/>
          <w:i w:val="false"/>
          <w:caps w:val="false"/>
          <w:smallCaps w:val="false"/>
          <w:color w:val="344054"/>
          <w:spacing w:val="0"/>
          <w:sz w:val="18"/>
          <w:szCs w:val="18"/>
        </w:rPr>
        <w:t>sudo usermod -a -G wireshark csp_jd</w:t>
      </w:r>
    </w:p>
    <w:p>
      <w:pPr>
        <w:pStyle w:val="TextBody"/>
        <w:rPr/>
      </w:pPr>
      <w:r>
        <w:rPr>
          <w:rStyle w:val="StrongEmphasis"/>
          <w:b w:val="false"/>
          <w:bCs w:val="false"/>
          <w:i w:val="false"/>
          <w:caps w:val="false"/>
          <w:smallCaps w:val="false"/>
          <w:color w:val="344054"/>
          <w:spacing w:val="0"/>
          <w:sz w:val="18"/>
          <w:szCs w:val="18"/>
        </w:rPr>
        <w:t>if you got error like: couldn't run /usr/bin/dumpcap in child process:permission denied</w:t>
      </w:r>
    </w:p>
    <w:p>
      <w:pPr>
        <w:pStyle w:val="TextBody"/>
        <w:numPr>
          <w:ilvl w:val="0"/>
          <w:numId w:val="38"/>
        </w:numPr>
        <w:rPr/>
      </w:pPr>
      <w:r>
        <w:rPr>
          <w:rStyle w:val="StrongEmphasis"/>
          <w:b w:val="false"/>
          <w:bCs w:val="false"/>
          <w:i w:val="false"/>
          <w:caps w:val="false"/>
          <w:smallCaps w:val="false"/>
          <w:color w:val="344054"/>
          <w:spacing w:val="0"/>
          <w:sz w:val="18"/>
          <w:szCs w:val="18"/>
        </w:rPr>
        <w:t>sudo chmod +x /usr/bin/dumpcap</w:t>
      </w:r>
    </w:p>
    <w:p>
      <w:pPr>
        <w:pStyle w:val="TextBody"/>
        <w:rPr>
          <w:rFonts w:ascii="Liberation Serif" w:hAnsi="Liberation Serif"/>
          <w:b w:val="false"/>
          <w:b w:val="false"/>
          <w:bCs w:val="false"/>
          <w:sz w:val="18"/>
          <w:szCs w:val="18"/>
        </w:rPr>
      </w:pPr>
      <w:r>
        <w:rPr>
          <w:b w:val="false"/>
          <w:bCs w:val="false"/>
          <w:sz w:val="18"/>
          <w:szCs w:val="18"/>
        </w:rPr>
        <w:t>then again run sudo wireshark</w:t>
      </w:r>
    </w:p>
    <w:p>
      <w:pPr>
        <w:pStyle w:val="TextBody"/>
        <w:numPr>
          <w:ilvl w:val="0"/>
          <w:numId w:val="39"/>
        </w:numPr>
        <w:rPr>
          <w:rFonts w:ascii="Liberation Serif" w:hAnsi="Liberation Serif"/>
          <w:b w:val="false"/>
          <w:b w:val="false"/>
          <w:bCs w:val="false"/>
          <w:sz w:val="18"/>
          <w:szCs w:val="18"/>
        </w:rPr>
      </w:pPr>
      <w:r>
        <w:rPr>
          <w:b w:val="false"/>
          <w:bCs w:val="false"/>
          <w:sz w:val="18"/>
          <w:szCs w:val="18"/>
        </w:rPr>
        <w:t>sudo wireshark</w:t>
      </w:r>
    </w:p>
    <w:p>
      <w:pPr>
        <w:pStyle w:val="TextBody"/>
        <w:numPr>
          <w:ilvl w:val="0"/>
          <w:numId w:val="39"/>
        </w:numPr>
        <w:rPr>
          <w:rFonts w:ascii="Liberation Serif" w:hAnsi="Liberation Serif"/>
          <w:b w:val="false"/>
          <w:b w:val="false"/>
          <w:bCs w:val="false"/>
          <w:sz w:val="18"/>
          <w:szCs w:val="18"/>
        </w:rPr>
      </w:pPr>
      <w:r>
        <w:rPr>
          <w:b w:val="false"/>
          <w:bCs w:val="false"/>
          <w:sz w:val="18"/>
          <w:szCs w:val="18"/>
        </w:rPr>
        <w:t>select interface name</w:t>
      </w:r>
    </w:p>
    <w:p>
      <w:pPr>
        <w:pStyle w:val="TextBody"/>
        <w:numPr>
          <w:ilvl w:val="0"/>
          <w:numId w:val="39"/>
        </w:numPr>
        <w:rPr>
          <w:rFonts w:ascii="Liberation Serif" w:hAnsi="Liberation Serif"/>
          <w:b w:val="false"/>
          <w:b w:val="false"/>
          <w:bCs w:val="false"/>
          <w:sz w:val="18"/>
          <w:szCs w:val="18"/>
        </w:rPr>
      </w:pPr>
      <w:r>
        <w:rPr>
          <w:b w:val="false"/>
          <w:bCs w:val="false"/>
          <w:sz w:val="18"/>
          <w:szCs w:val="18"/>
        </w:rPr>
        <w:t>you will find packets transfermation</w:t>
      </w:r>
    </w:p>
    <w:p>
      <w:pPr>
        <w:pStyle w:val="TextBody"/>
        <w:numPr>
          <w:ilvl w:val="0"/>
          <w:numId w:val="0"/>
        </w:numPr>
        <w:spacing w:before="0" w:after="140"/>
        <w:ind w:left="720" w:hanging="0"/>
        <w:rPr>
          <w:rFonts w:ascii="Liberation Serif" w:hAnsi="Liberation Serif"/>
          <w:ins w:id="3" w:author="Unknown Author" w:date="2024-06-26T11:25:06Z"/>
          <w:b w:val="false"/>
          <w:b w:val="false"/>
          <w:bCs w:val="false"/>
          <w:sz w:val="18"/>
          <w:szCs w:val="18"/>
        </w:rPr>
      </w:pPr>
      <w:ins w:id="0" w:author="Unknown Author" w:date="2024-06-26T11:25:06Z">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891530" cy="36830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891530" cy="3683000"/>
                      </a:xfrm>
                      <a:prstGeom prst="rect">
                        <a:avLst/>
                      </a:prstGeom>
                    </pic:spPr>
                  </pic:pic>
                </a:graphicData>
              </a:graphic>
            </wp:anchor>
          </w:drawing>
        </w:r>
      </w:ins>
      <w:ins w:id="1" w:author="Unknown Author" w:date="2024-06-26T11:25:06Z">
        <w:r>
          <w:rPr/>
          <w:t>e</w:t>
        </w:r>
      </w:ins>
      <w:ins w:id="2" w:author="Unknown Author" w:date="2024-06-26T11:25:06Z">
        <w:r>
          <w:rPr/>
          <w:t>rror:</w:t>
        </w:r>
      </w:ins>
    </w:p>
    <w:p>
      <w:pPr>
        <w:pStyle w:val="TextBody"/>
        <w:numPr>
          <w:ilvl w:val="0"/>
          <w:numId w:val="0"/>
        </w:numPr>
        <w:shd w:fill="FFFFFF" w:val="clear"/>
        <w:spacing w:before="0" w:after="0"/>
        <w:ind w:left="720" w:hanging="0"/>
        <w:rPr>
          <w:b w:val="false"/>
          <w:b w:val="false"/>
          <w:bCs w:val="false"/>
          <w:i w:val="false"/>
          <w:i w:val="false"/>
          <w:iCs w:val="false"/>
          <w:color w:val="000000"/>
          <w:ins w:id="5" w:author="Unknown Author" w:date="2024-06-26T11:25:06Z"/>
          <w:sz w:val="16"/>
          <w:szCs w:val="16"/>
          <w:highlight w:val="white"/>
          <w:u w:val="none"/>
        </w:rPr>
      </w:pPr>
      <w:ins w:id="4" w:author="Unknown Author" w:date="2024-06-26T11:25:06Z">
        <w:r>
          <w:rPr>
            <w:b w:val="false"/>
            <w:bCs w:val="false"/>
            <w:i w:val="false"/>
            <w:iCs w:val="false"/>
            <w:color w:val="000000"/>
            <w:sz w:val="16"/>
            <w:szCs w:val="16"/>
            <w:highlight w:val="white"/>
            <w:u w:val="none"/>
          </w:rPr>
          <w:t>devika@swift:~/Documents/SRS-RAN/srsRAN_4G/srsepc/src$ sudo srsepc</w:t>
        </w:r>
      </w:ins>
    </w:p>
    <w:p>
      <w:pPr>
        <w:pStyle w:val="TextBody"/>
        <w:numPr>
          <w:ilvl w:val="0"/>
          <w:numId w:val="0"/>
        </w:numPr>
        <w:shd w:fill="FFFFFF" w:val="clear"/>
        <w:spacing w:before="0" w:after="0"/>
        <w:ind w:left="720" w:hanging="0"/>
        <w:rPr>
          <w:b w:val="false"/>
          <w:b w:val="false"/>
          <w:bCs w:val="false"/>
          <w:i w:val="false"/>
          <w:i w:val="false"/>
          <w:iCs w:val="false"/>
          <w:color w:val="000000"/>
          <w:ins w:id="7" w:author="Unknown Author" w:date="2024-06-26T11:25:06Z"/>
          <w:sz w:val="16"/>
          <w:szCs w:val="16"/>
          <w:highlight w:val="white"/>
          <w:u w:val="none"/>
        </w:rPr>
      </w:pPr>
      <w:ins w:id="6" w:author="Unknown Author" w:date="2024-06-26T11:25:06Z">
        <w:r>
          <w:rPr>
            <w:b w:val="false"/>
            <w:bCs w:val="false"/>
            <w:i w:val="false"/>
            <w:iCs w:val="false"/>
            <w:color w:val="000000"/>
            <w:sz w:val="16"/>
            <w:szCs w:val="16"/>
            <w:highlight w:val="white"/>
            <w:u w:val="none"/>
          </w:rPr>
        </w:r>
      </w:ins>
    </w:p>
    <w:p>
      <w:pPr>
        <w:pStyle w:val="TextBody"/>
        <w:numPr>
          <w:ilvl w:val="0"/>
          <w:numId w:val="0"/>
        </w:numPr>
        <w:shd w:fill="FFFFFF" w:val="clear"/>
        <w:spacing w:before="0" w:after="0"/>
        <w:ind w:left="720" w:hanging="0"/>
        <w:rPr>
          <w:b w:val="false"/>
          <w:b w:val="false"/>
          <w:bCs w:val="false"/>
          <w:i w:val="false"/>
          <w:i w:val="false"/>
          <w:iCs w:val="false"/>
          <w:color w:val="000000"/>
          <w:ins w:id="9" w:author="Unknown Author" w:date="2024-06-26T11:25:06Z"/>
          <w:sz w:val="16"/>
          <w:szCs w:val="16"/>
          <w:highlight w:val="white"/>
          <w:u w:val="none"/>
        </w:rPr>
      </w:pPr>
      <w:ins w:id="8" w:author="Unknown Author" w:date="2024-06-26T11:25:06Z">
        <w:r>
          <w:rPr>
            <w:b w:val="false"/>
            <w:bCs w:val="false"/>
            <w:i w:val="false"/>
            <w:iCs w:val="false"/>
            <w:color w:val="000000"/>
            <w:sz w:val="16"/>
            <w:szCs w:val="16"/>
            <w:highlight w:val="white"/>
            <w:u w:val="none"/>
          </w:rPr>
          <w:t>Built in Release mode using commit ec29b0c1f on branch master.</w:t>
        </w:r>
      </w:ins>
    </w:p>
    <w:p>
      <w:pPr>
        <w:pStyle w:val="TextBody"/>
        <w:numPr>
          <w:ilvl w:val="0"/>
          <w:numId w:val="0"/>
        </w:numPr>
        <w:shd w:fill="FFFFFF" w:val="clear"/>
        <w:spacing w:before="0" w:after="0"/>
        <w:ind w:left="720" w:hanging="0"/>
        <w:rPr>
          <w:b w:val="false"/>
          <w:b w:val="false"/>
          <w:bCs w:val="false"/>
          <w:i w:val="false"/>
          <w:i w:val="false"/>
          <w:iCs w:val="false"/>
          <w:color w:val="000000"/>
          <w:ins w:id="11" w:author="Unknown Author" w:date="2024-06-26T11:25:06Z"/>
          <w:sz w:val="16"/>
          <w:szCs w:val="16"/>
          <w:highlight w:val="white"/>
          <w:u w:val="none"/>
        </w:rPr>
      </w:pPr>
      <w:ins w:id="10" w:author="Unknown Author" w:date="2024-06-26T11:25:06Z">
        <w:r>
          <w:rPr>
            <w:b w:val="false"/>
            <w:bCs w:val="false"/>
            <w:i w:val="false"/>
            <w:iCs w:val="false"/>
            <w:color w:val="000000"/>
            <w:sz w:val="16"/>
            <w:szCs w:val="16"/>
            <w:highlight w:val="white"/>
            <w:u w:val="none"/>
          </w:rPr>
        </w:r>
      </w:ins>
    </w:p>
    <w:p>
      <w:pPr>
        <w:pStyle w:val="TextBody"/>
        <w:numPr>
          <w:ilvl w:val="0"/>
          <w:numId w:val="0"/>
        </w:numPr>
        <w:shd w:fill="FFFFFF" w:val="clear"/>
        <w:spacing w:before="0" w:after="0"/>
        <w:ind w:left="720" w:hanging="0"/>
        <w:rPr>
          <w:b w:val="false"/>
          <w:b w:val="false"/>
          <w:bCs w:val="false"/>
          <w:i w:val="false"/>
          <w:i w:val="false"/>
          <w:iCs w:val="false"/>
          <w:color w:val="000000"/>
          <w:ins w:id="13" w:author="Unknown Author" w:date="2024-06-26T11:25:06Z"/>
          <w:sz w:val="16"/>
          <w:szCs w:val="16"/>
          <w:highlight w:val="white"/>
          <w:u w:val="none"/>
        </w:rPr>
      </w:pPr>
      <w:ins w:id="12" w:author="Unknown Author" w:date="2024-06-26T11:25:06Z">
        <w:r>
          <w:rPr>
            <w:b w:val="false"/>
            <w:bCs w:val="false"/>
            <w:i w:val="false"/>
            <w:iCs w:val="false"/>
            <w:color w:val="000000"/>
            <w:sz w:val="16"/>
            <w:szCs w:val="16"/>
            <w:highlight w:val="white"/>
            <w:u w:val="none"/>
          </w:rPr>
        </w:r>
      </w:ins>
    </w:p>
    <w:p>
      <w:pPr>
        <w:pStyle w:val="TextBody"/>
        <w:numPr>
          <w:ilvl w:val="0"/>
          <w:numId w:val="0"/>
        </w:numPr>
        <w:shd w:fill="FFFFFF" w:val="clear"/>
        <w:spacing w:before="0" w:after="0"/>
        <w:ind w:left="720" w:hanging="0"/>
        <w:rPr>
          <w:b w:val="false"/>
          <w:b w:val="false"/>
          <w:bCs w:val="false"/>
          <w:i w:val="false"/>
          <w:i w:val="false"/>
          <w:iCs w:val="false"/>
          <w:color w:val="000000"/>
          <w:ins w:id="15" w:author="Unknown Author" w:date="2024-06-26T11:25:06Z"/>
          <w:sz w:val="16"/>
          <w:szCs w:val="16"/>
          <w:highlight w:val="white"/>
          <w:u w:val="none"/>
        </w:rPr>
      </w:pPr>
      <w:ins w:id="14" w:author="Unknown Author" w:date="2024-06-26T11:25:06Z">
        <w:r>
          <w:rPr>
            <w:b w:val="false"/>
            <w:bCs w:val="false"/>
            <w:i w:val="false"/>
            <w:iCs w:val="false"/>
            <w:color w:val="000000"/>
            <w:sz w:val="16"/>
            <w:szCs w:val="16"/>
            <w:highlight w:val="white"/>
            <w:u w:val="none"/>
          </w:rPr>
          <w:t>---  Software Radio Systems EPC  ---</w:t>
        </w:r>
      </w:ins>
    </w:p>
    <w:p>
      <w:pPr>
        <w:pStyle w:val="TextBody"/>
        <w:numPr>
          <w:ilvl w:val="0"/>
          <w:numId w:val="0"/>
        </w:numPr>
        <w:shd w:fill="FFFFFF" w:val="clear"/>
        <w:spacing w:before="0" w:after="0"/>
        <w:ind w:left="720" w:hanging="0"/>
        <w:rPr>
          <w:b w:val="false"/>
          <w:b w:val="false"/>
          <w:bCs w:val="false"/>
          <w:i w:val="false"/>
          <w:i w:val="false"/>
          <w:iCs w:val="false"/>
          <w:color w:val="000000"/>
          <w:ins w:id="17" w:author="Unknown Author" w:date="2024-06-26T11:25:06Z"/>
          <w:sz w:val="16"/>
          <w:szCs w:val="16"/>
          <w:highlight w:val="white"/>
          <w:u w:val="none"/>
        </w:rPr>
      </w:pPr>
      <w:ins w:id="16" w:author="Unknown Author" w:date="2024-06-26T11:25:06Z">
        <w:r>
          <w:rPr>
            <w:b w:val="false"/>
            <w:bCs w:val="false"/>
            <w:i w:val="false"/>
            <w:iCs w:val="false"/>
            <w:color w:val="000000"/>
            <w:sz w:val="16"/>
            <w:szCs w:val="16"/>
            <w:highlight w:val="white"/>
            <w:u w:val="none"/>
          </w:rPr>
        </w:r>
      </w:ins>
    </w:p>
    <w:p>
      <w:pPr>
        <w:pStyle w:val="TextBody"/>
        <w:numPr>
          <w:ilvl w:val="0"/>
          <w:numId w:val="0"/>
        </w:numPr>
        <w:shd w:fill="FFFFFF" w:val="clear"/>
        <w:spacing w:before="0" w:after="0"/>
        <w:ind w:left="720" w:hanging="0"/>
        <w:rPr>
          <w:b w:val="false"/>
          <w:b w:val="false"/>
          <w:bCs w:val="false"/>
          <w:i w:val="false"/>
          <w:i w:val="false"/>
          <w:iCs w:val="false"/>
          <w:color w:val="000000"/>
          <w:ins w:id="19" w:author="Unknown Author" w:date="2024-06-26T11:25:06Z"/>
          <w:sz w:val="16"/>
          <w:szCs w:val="16"/>
          <w:highlight w:val="white"/>
          <w:u w:val="none"/>
        </w:rPr>
      </w:pPr>
      <w:ins w:id="18" w:author="Unknown Author" w:date="2024-06-26T11:25:06Z">
        <w:r>
          <w:rPr>
            <w:b w:val="false"/>
            <w:bCs w:val="false"/>
            <w:i w:val="false"/>
            <w:iCs w:val="false"/>
            <w:color w:val="000000"/>
            <w:sz w:val="16"/>
            <w:szCs w:val="16"/>
            <w:highlight w:val="white"/>
            <w:u w:val="none"/>
          </w:rPr>
          <w:t>Couldn't open , trying /root/.config/srsran/epc.conf</w:t>
        </w:r>
      </w:ins>
    </w:p>
    <w:p>
      <w:pPr>
        <w:pStyle w:val="TextBody"/>
        <w:numPr>
          <w:ilvl w:val="0"/>
          <w:numId w:val="0"/>
        </w:numPr>
        <w:shd w:fill="FFFFFF" w:val="clear"/>
        <w:spacing w:before="0" w:after="0"/>
        <w:ind w:left="720" w:hanging="0"/>
        <w:rPr>
          <w:b w:val="false"/>
          <w:b w:val="false"/>
          <w:bCs w:val="false"/>
          <w:i w:val="false"/>
          <w:i w:val="false"/>
          <w:iCs w:val="false"/>
          <w:color w:val="000000"/>
          <w:ins w:id="21" w:author="Unknown Author" w:date="2024-06-26T11:25:06Z"/>
          <w:sz w:val="16"/>
          <w:szCs w:val="16"/>
          <w:highlight w:val="white"/>
          <w:u w:val="none"/>
        </w:rPr>
      </w:pPr>
      <w:ins w:id="20" w:author="Unknown Author" w:date="2024-06-26T11:25:06Z">
        <w:r>
          <w:rPr>
            <w:b w:val="false"/>
            <w:bCs w:val="false"/>
            <w:i w:val="false"/>
            <w:iCs w:val="false"/>
            <w:color w:val="000000"/>
            <w:sz w:val="16"/>
            <w:szCs w:val="16"/>
            <w:highlight w:val="white"/>
            <w:u w:val="none"/>
          </w:rPr>
          <w:t>Reading configuration file /root/.config/srsran/epc.conf...</w:t>
        </w:r>
      </w:ins>
    </w:p>
    <w:p>
      <w:pPr>
        <w:pStyle w:val="TextBody"/>
        <w:numPr>
          <w:ilvl w:val="0"/>
          <w:numId w:val="0"/>
        </w:numPr>
        <w:shd w:fill="FFFFFF" w:val="clear"/>
        <w:spacing w:before="0" w:after="0"/>
        <w:ind w:left="720" w:hanging="0"/>
        <w:rPr>
          <w:b w:val="false"/>
          <w:b w:val="false"/>
          <w:bCs w:val="false"/>
          <w:i w:val="false"/>
          <w:i w:val="false"/>
          <w:iCs w:val="false"/>
          <w:color w:val="000000"/>
          <w:ins w:id="23" w:author="Unknown Author" w:date="2024-06-26T11:25:06Z"/>
          <w:sz w:val="16"/>
          <w:szCs w:val="16"/>
          <w:highlight w:val="white"/>
          <w:u w:val="none"/>
        </w:rPr>
      </w:pPr>
      <w:ins w:id="22" w:author="Unknown Author" w:date="2024-06-26T11:25:06Z">
        <w:r>
          <w:rPr>
            <w:b w:val="false"/>
            <w:bCs w:val="false"/>
            <w:i w:val="false"/>
            <w:iCs w:val="false"/>
            <w:color w:val="000000"/>
            <w:sz w:val="16"/>
            <w:szCs w:val="16"/>
            <w:highlight w:val="white"/>
            <w:u w:val="none"/>
          </w:rPr>
          <w:t>Couldn't open user_db.csv, trying /root/.config/srsran/user_db.csv</w:t>
        </w:r>
      </w:ins>
    </w:p>
    <w:p>
      <w:pPr>
        <w:pStyle w:val="TextBody"/>
        <w:numPr>
          <w:ilvl w:val="0"/>
          <w:numId w:val="0"/>
        </w:numPr>
        <w:shd w:fill="FFFFFF" w:val="clear"/>
        <w:spacing w:before="0" w:after="0"/>
        <w:ind w:left="720" w:hanging="0"/>
        <w:rPr>
          <w:b w:val="false"/>
          <w:b w:val="false"/>
          <w:bCs w:val="false"/>
          <w:i w:val="false"/>
          <w:i w:val="false"/>
          <w:iCs w:val="false"/>
          <w:color w:val="000000"/>
          <w:ins w:id="25" w:author="Unknown Author" w:date="2024-06-26T11:25:06Z"/>
          <w:sz w:val="16"/>
          <w:szCs w:val="16"/>
          <w:highlight w:val="white"/>
          <w:u w:val="none"/>
        </w:rPr>
      </w:pPr>
      <w:ins w:id="24" w:author="Unknown Author" w:date="2024-06-26T11:25:06Z">
        <w:r>
          <w:rPr>
            <w:b w:val="false"/>
            <w:bCs w:val="false"/>
            <w:i w:val="false"/>
            <w:iCs w:val="false"/>
            <w:color w:val="000000"/>
            <w:sz w:val="16"/>
            <w:szCs w:val="16"/>
            <w:highlight w:val="white"/>
            <w:u w:val="none"/>
          </w:rPr>
          <w:t>HSS Initialized.</w:t>
        </w:r>
      </w:ins>
    </w:p>
    <w:p>
      <w:pPr>
        <w:pStyle w:val="TextBody"/>
        <w:numPr>
          <w:ilvl w:val="0"/>
          <w:numId w:val="0"/>
        </w:numPr>
        <w:shd w:fill="FFFFFF" w:val="clear"/>
        <w:spacing w:before="0" w:after="0"/>
        <w:ind w:left="720" w:hanging="0"/>
        <w:rPr>
          <w:b w:val="false"/>
          <w:b w:val="false"/>
          <w:bCs w:val="false"/>
          <w:i w:val="false"/>
          <w:i w:val="false"/>
          <w:iCs w:val="false"/>
          <w:color w:val="000000"/>
          <w:ins w:id="27" w:author="Unknown Author" w:date="2024-06-26T11:25:06Z"/>
          <w:sz w:val="16"/>
          <w:szCs w:val="16"/>
          <w:highlight w:val="white"/>
          <w:u w:val="none"/>
        </w:rPr>
      </w:pPr>
      <w:ins w:id="26" w:author="Unknown Author" w:date="2024-06-26T11:25:06Z">
        <w:r>
          <w:rPr>
            <w:b w:val="false"/>
            <w:bCs w:val="false"/>
            <w:i w:val="false"/>
            <w:iCs w:val="false"/>
            <w:color w:val="000000"/>
            <w:sz w:val="16"/>
            <w:szCs w:val="16"/>
            <w:highlight w:val="white"/>
            <w:u w:val="none"/>
          </w:rPr>
          <w:t>bind(): Address already in use</w:t>
        </w:r>
      </w:ins>
    </w:p>
    <w:p>
      <w:pPr>
        <w:pStyle w:val="TextBody"/>
        <w:numPr>
          <w:ilvl w:val="0"/>
          <w:numId w:val="0"/>
        </w:numPr>
        <w:shd w:fill="FFFFFF" w:val="clear"/>
        <w:spacing w:before="0" w:after="0"/>
        <w:ind w:left="720" w:hanging="0"/>
        <w:rPr>
          <w:b w:val="false"/>
          <w:b w:val="false"/>
          <w:bCs w:val="false"/>
          <w:i w:val="false"/>
          <w:i w:val="false"/>
          <w:iCs w:val="false"/>
          <w:color w:val="000000"/>
          <w:ins w:id="29" w:author="Unknown Author" w:date="2024-06-26T11:26:50Z"/>
          <w:sz w:val="16"/>
          <w:szCs w:val="16"/>
          <w:highlight w:val="white"/>
          <w:u w:val="none"/>
        </w:rPr>
      </w:pPr>
      <w:ins w:id="28" w:author="Unknown Author" w:date="2024-06-26T11:25:06Z">
        <w:r>
          <w:rPr>
            <w:b w:val="false"/>
            <w:bCs w:val="false"/>
            <w:i w:val="false"/>
            <w:iCs w:val="false"/>
            <w:color w:val="000000"/>
            <w:sz w:val="16"/>
            <w:szCs w:val="16"/>
            <w:highlight w:val="white"/>
            <w:u w:val="none"/>
          </w:rPr>
          <w:t>Error binding SCTP socket</w:t>
        </w:r>
      </w:ins>
    </w:p>
    <w:p>
      <w:pPr>
        <w:pStyle w:val="TextBody"/>
        <w:numPr>
          <w:ilvl w:val="0"/>
          <w:numId w:val="0"/>
        </w:numPr>
        <w:shd w:fill="FFFFFF" w:val="clear"/>
        <w:spacing w:before="0" w:after="0"/>
        <w:ind w:left="720" w:hanging="0"/>
        <w:rPr>
          <w:b w:val="false"/>
          <w:b w:val="false"/>
          <w:bCs w:val="false"/>
          <w:i w:val="false"/>
          <w:i w:val="false"/>
          <w:iCs w:val="false"/>
          <w:color w:val="000000"/>
          <w:ins w:id="31" w:author="Unknown Author" w:date="2024-06-26T11:26:50Z"/>
          <w:highlight w:val="white"/>
          <w:u w:val="none"/>
        </w:rPr>
      </w:pPr>
      <w:ins w:id="30" w:author="Unknown Author" w:date="2024-06-26T11:26:50Z">
        <w:r>
          <w:rPr>
            <w:b w:val="false"/>
            <w:bCs w:val="false"/>
            <w:i w:val="false"/>
            <w:iCs w:val="false"/>
            <w:color w:val="000000"/>
            <w:highlight w:val="white"/>
            <w:u w:val="none"/>
          </w:rPr>
        </w:r>
      </w:ins>
    </w:p>
    <w:p>
      <w:pPr>
        <w:pStyle w:val="TextBody"/>
        <w:numPr>
          <w:ilvl w:val="0"/>
          <w:numId w:val="0"/>
        </w:numPr>
        <w:shd w:fill="FFFFFF" w:val="clear"/>
        <w:spacing w:before="0" w:after="0"/>
        <w:ind w:left="720" w:hanging="0"/>
        <w:rPr>
          <w:b w:val="false"/>
          <w:b w:val="false"/>
          <w:bCs w:val="false"/>
          <w:i w:val="false"/>
          <w:i w:val="false"/>
          <w:iCs w:val="false"/>
          <w:color w:val="000000"/>
          <w:ins w:id="33" w:author="Unknown Author" w:date="2024-06-26T11:26:50Z"/>
          <w:highlight w:val="white"/>
          <w:u w:val="none"/>
        </w:rPr>
      </w:pPr>
      <w:ins w:id="32" w:author="Unknown Author" w:date="2024-06-26T11:26:50Z">
        <w:r>
          <w:rPr>
            <w:b w:val="false"/>
            <w:bCs w:val="false"/>
            <w:i w:val="false"/>
            <w:iCs w:val="false"/>
            <w:color w:val="000000"/>
            <w:highlight w:val="white"/>
            <w:u w:val="none"/>
          </w:rPr>
        </w:r>
      </w:ins>
    </w:p>
    <w:p>
      <w:pPr>
        <w:pStyle w:val="TextBody"/>
        <w:numPr>
          <w:ilvl w:val="0"/>
          <w:numId w:val="0"/>
        </w:numPr>
        <w:shd w:fill="FFFFFF" w:val="clear"/>
        <w:spacing w:before="0" w:after="0"/>
        <w:ind w:left="720" w:hanging="0"/>
        <w:rPr>
          <w:b w:val="false"/>
          <w:b w:val="false"/>
          <w:bCs w:val="false"/>
          <w:i w:val="false"/>
          <w:i w:val="false"/>
          <w:iCs w:val="false"/>
          <w:color w:val="000000"/>
          <w:ins w:id="35" w:author="Unknown Author" w:date="2024-06-26T11:26:50Z"/>
          <w:highlight w:val="white"/>
          <w:u w:val="none"/>
        </w:rPr>
      </w:pPr>
      <w:ins w:id="34" w:author="Unknown Author" w:date="2024-06-26T11:26:50Z">
        <w:r>
          <w:rPr>
            <w:b w:val="false"/>
            <w:bCs w:val="false"/>
            <w:i w:val="false"/>
            <w:iCs w:val="false"/>
            <w:color w:val="000000"/>
            <w:highlight w:val="white"/>
            <w:u w:val="none"/>
          </w:rPr>
        </w:r>
      </w:ins>
    </w:p>
    <w:p>
      <w:pPr>
        <w:pStyle w:val="TextBody"/>
        <w:numPr>
          <w:ilvl w:val="0"/>
          <w:numId w:val="0"/>
        </w:numPr>
        <w:shd w:fill="FFFFFF" w:val="clear"/>
        <w:spacing w:before="0" w:after="0"/>
        <w:ind w:left="720" w:hanging="0"/>
        <w:rPr>
          <w:b w:val="false"/>
          <w:b w:val="false"/>
          <w:bCs w:val="false"/>
          <w:i w:val="false"/>
          <w:i w:val="false"/>
          <w:iCs w:val="false"/>
          <w:color w:val="000000"/>
          <w:ins w:id="37" w:author="Unknown Author" w:date="2024-06-26T11:26:50Z"/>
          <w:highlight w:val="white"/>
          <w:u w:val="none"/>
        </w:rPr>
      </w:pPr>
      <w:ins w:id="36" w:author="Unknown Author" w:date="2024-06-26T11:26:50Z">
        <w:r>
          <w:rPr>
            <w:b w:val="false"/>
            <w:bCs w:val="false"/>
            <w:i w:val="false"/>
            <w:iCs w:val="false"/>
            <w:color w:val="000000"/>
            <w:highlight w:val="white"/>
            <w:u w:val="none"/>
          </w:rPr>
          <w:t>solution</w:t>
        </w:r>
      </w:ins>
    </w:p>
    <w:p>
      <w:pPr>
        <w:pStyle w:val="TextBody"/>
        <w:numPr>
          <w:ilvl w:val="0"/>
          <w:numId w:val="0"/>
        </w:numPr>
        <w:shd w:fill="FFFFFF" w:val="clear"/>
        <w:spacing w:before="0" w:after="0"/>
        <w:ind w:left="720" w:hanging="0"/>
        <w:rPr>
          <w:b w:val="false"/>
          <w:b w:val="false"/>
          <w:bCs w:val="false"/>
          <w:i w:val="false"/>
          <w:i w:val="false"/>
          <w:iCs w:val="false"/>
          <w:color w:val="000000"/>
          <w:ins w:id="39" w:author="Unknown Author" w:date="2024-06-26T11:26:50Z"/>
          <w:highlight w:val="white"/>
          <w:u w:val="none"/>
        </w:rPr>
      </w:pPr>
      <w:ins w:id="38" w:author="Unknown Author" w:date="2024-06-26T11:26:50Z">
        <w:r>
          <w:rPr>
            <w:b w:val="false"/>
            <w:bCs w:val="false"/>
            <w:i w:val="false"/>
            <w:iCs w:val="false"/>
            <w:color w:val="000000"/>
            <w:highlight w:val="white"/>
            <w:u w:val="none"/>
          </w:rPr>
          <w:t>devika@swift:~/Documents/SRS-RAN/srsRAN_4G/srsepc/src$ sudo netstat -lpn | grep :36412</w:t>
        </w:r>
      </w:ins>
    </w:p>
    <w:p>
      <w:pPr>
        <w:pStyle w:val="TextBody"/>
        <w:numPr>
          <w:ilvl w:val="0"/>
          <w:numId w:val="0"/>
        </w:numPr>
        <w:shd w:fill="FFFFFF" w:val="clear"/>
        <w:spacing w:before="0" w:after="0"/>
        <w:ind w:left="720" w:hanging="0"/>
        <w:rPr>
          <w:b w:val="false"/>
          <w:b w:val="false"/>
          <w:bCs w:val="false"/>
          <w:i w:val="false"/>
          <w:i w:val="false"/>
          <w:iCs w:val="false"/>
          <w:color w:val="000000"/>
          <w:ins w:id="41" w:author="Unknown Author" w:date="2024-06-26T11:26:50Z"/>
          <w:highlight w:val="white"/>
          <w:u w:val="none"/>
        </w:rPr>
      </w:pPr>
      <w:ins w:id="40" w:author="Unknown Author" w:date="2024-06-26T11:26:50Z">
        <w:r>
          <w:rPr>
            <w:b w:val="false"/>
            <w:bCs w:val="false"/>
            <w:i w:val="false"/>
            <w:iCs w:val="false"/>
            <w:color w:val="000000"/>
            <w:highlight w:val="white"/>
            <w:u w:val="none"/>
          </w:rPr>
          <w:t xml:space="preserve">sctp                127.0.1.100:36412                               LISTEN      183994/srsepc       </w:t>
        </w:r>
      </w:ins>
    </w:p>
    <w:p>
      <w:pPr>
        <w:pStyle w:val="TextBody"/>
        <w:numPr>
          <w:ilvl w:val="0"/>
          <w:numId w:val="0"/>
        </w:numPr>
        <w:shd w:fill="FFFFFF" w:val="clear"/>
        <w:spacing w:before="0" w:after="0"/>
        <w:ind w:left="720" w:hanging="0"/>
        <w:rPr>
          <w:b w:val="false"/>
          <w:b w:val="false"/>
          <w:bCs w:val="false"/>
          <w:i w:val="false"/>
          <w:i w:val="false"/>
          <w:iCs w:val="false"/>
          <w:color w:val="000000"/>
          <w:ins w:id="43" w:author="Unknown Author" w:date="2024-06-26T11:27:00Z"/>
          <w:highlight w:val="white"/>
          <w:u w:val="none"/>
        </w:rPr>
      </w:pPr>
      <w:ins w:id="42" w:author="Unknown Author" w:date="2024-06-26T11:27:00Z">
        <w:r>
          <w:rPr>
            <w:b w:val="false"/>
            <w:bCs w:val="false"/>
            <w:i w:val="false"/>
            <w:iCs w:val="false"/>
            <w:color w:val="000000"/>
            <w:highlight w:val="white"/>
            <w:u w:val="none"/>
          </w:rPr>
        </w:r>
      </w:ins>
    </w:p>
    <w:p>
      <w:pPr>
        <w:pStyle w:val="TextBody"/>
        <w:numPr>
          <w:ilvl w:val="0"/>
          <w:numId w:val="0"/>
        </w:numPr>
        <w:shd w:fill="FFFFFF" w:val="clear"/>
        <w:spacing w:before="0" w:after="0"/>
        <w:ind w:left="720" w:hanging="0"/>
        <w:rPr>
          <w:b w:val="false"/>
          <w:b w:val="false"/>
          <w:bCs w:val="false"/>
          <w:i w:val="false"/>
          <w:i w:val="false"/>
          <w:iCs w:val="false"/>
          <w:color w:val="000000"/>
          <w:ins w:id="45" w:author="Unknown Author" w:date="2024-06-26T11:27:00Z"/>
          <w:highlight w:val="white"/>
          <w:u w:val="none"/>
        </w:rPr>
      </w:pPr>
      <w:ins w:id="44" w:author="Unknown Author" w:date="2024-06-26T11:27:00Z">
        <w:r>
          <w:rPr>
            <w:b w:val="false"/>
            <w:bCs w:val="false"/>
            <w:i w:val="false"/>
            <w:iCs w:val="false"/>
            <w:color w:val="000000"/>
            <w:highlight w:val="white"/>
            <w:u w:val="none"/>
          </w:rPr>
          <w:t>devika@swift:~/Documents/SRS-RAN/srsRAN_4G/srsepc/src$ sudo kill 183994</w:t>
        </w:r>
      </w:ins>
    </w:p>
    <w:p>
      <w:pPr>
        <w:pStyle w:val="TextBody"/>
        <w:numPr>
          <w:ilvl w:val="0"/>
          <w:numId w:val="0"/>
        </w:numPr>
        <w:shd w:fill="FFFFFF" w:val="clear"/>
        <w:spacing w:before="0" w:after="0"/>
        <w:ind w:left="720" w:hanging="0"/>
        <w:rPr>
          <w:b w:val="false"/>
          <w:b w:val="false"/>
          <w:bCs w:val="false"/>
          <w:i w:val="false"/>
          <w:i w:val="false"/>
          <w:iCs w:val="false"/>
          <w:color w:val="000000"/>
          <w:highlight w:val="white"/>
          <w:u w:val="none"/>
        </w:rPr>
      </w:pPr>
      <w:ins w:id="46" w:author="Unknown Author" w:date="2024-06-26T11:27:00Z">
        <w:r>
          <w:rPr>
            <w:b w:val="false"/>
            <w:bCs w:val="false"/>
            <w:i w:val="false"/>
            <w:iCs w:val="false"/>
            <w:color w:val="000000"/>
            <w:highlight w:val="white"/>
            <w:u w:val="none"/>
          </w:rPr>
          <w:t>devika@swift:~/Documents/SRS-RAN/srsRAN_4G/srsepc/src$ sudo srsepc</w:t>
        </w:r>
      </w:ins>
    </w:p>
    <w:sectPr>
      <w:type w:val="nextPage"/>
      <w:pgSz w:w="11906" w:h="16838"/>
      <w:pgMar w:left="1134" w:right="1134" w:header="0" w:top="1134" w:footer="0" w:bottom="1134"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Courier New">
    <w:charset w:val="01"/>
    <w:family w:val="roman"/>
    <w:pitch w:val="variable"/>
  </w:font>
  <w:font w:name="Liberation Sans">
    <w:altName w:val="Arial"/>
    <w:charset w:val="01"/>
    <w:family w:val="roman"/>
    <w:pitch w:val="variable"/>
  </w:font>
  <w:font w:name="Lohit Devanagari">
    <w:charset w:val="01"/>
    <w:family w:val="roman"/>
    <w:pitch w:val="variable"/>
  </w:font>
  <w:font w:name="Noto Sans">
    <w:charset w:val="01"/>
    <w:family w:val="roman"/>
    <w:pitch w:val="variable"/>
  </w:font>
  <w:font w:name="Noto Sans Regular">
    <w:charset w:val="01"/>
    <w:family w:val="roman"/>
    <w:pitch w:val="variable"/>
  </w:font>
  <w:font w:name="Noto Sans Light">
    <w:charset w:val="01"/>
    <w:family w:val="roman"/>
    <w:pitch w:val="variable"/>
  </w:font>
  <w:font w:name="Noto Sans SemiBold">
    <w:charset w:val="01"/>
    <w:family w:val="roman"/>
    <w:pitch w:val="variable"/>
  </w:font>
  <w:font w:name="Noto Sans Black">
    <w:charset w:val="01"/>
    <w:family w:val="roman"/>
    <w:pitch w:val="variable"/>
  </w:font>
  <w:font w:name="DejaVu Sans">
    <w:charset w:val="01"/>
    <w:family w:val="roman"/>
    <w:pitch w:val="variable"/>
  </w:font>
  <w:font w:name="DejaVu Sans Condensed">
    <w:charset w:val="01"/>
    <w:family w:val="roman"/>
    <w:pitch w:val="variable"/>
  </w:font>
  <w:font w:name="Ubuntu">
    <w:altName w:val="sans-serif"/>
    <w:charset w:val="01"/>
    <w:family w:val="roman"/>
    <w:pitch w:val="variable"/>
  </w:font>
  <w:font w:name="S hne">
    <w:altName w:val="ui-sans-serif"/>
    <w:charset w:val="01"/>
    <w:family w:val="roman"/>
    <w:pitch w:val="variable"/>
  </w:font>
  <w:font w:name="SFMono-Regular">
    <w:altName w:val="Menlo"/>
    <w:charset w:val="01"/>
    <w:family w:val="roman"/>
    <w:pitch w:val="variable"/>
  </w:font>
  <w:font w:name="Segoe UI">
    <w:charset w:val="01"/>
    <w:family w:val="roman"/>
    <w:pitch w:val="variable"/>
  </w:font>
  <w:font w:name="Lucida Sans Unicode">
    <w:charset w:val="01"/>
    <w:family w:val="roman"/>
    <w:pitch w:val="variable"/>
  </w:font>
  <w:font w:name="Wingdings">
    <w:charset w:val="02"/>
    <w:family w:val="auto"/>
    <w:pitch w:val="default"/>
  </w:font>
  <w:font w:name="Symbol">
    <w:charset w:val="02"/>
    <w:family w:val="auto"/>
    <w:pitch w:val="default"/>
  </w:font>
  <w:font w:name="OpenSymbol">
    <w:altName w:val="Arial Unicode MS"/>
    <w:charset w:val="01"/>
    <w:family w:val="auto"/>
    <w:pitch w:val="variable"/>
  </w:font>
  <w:font w:name="Courier New">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lvl w:ilvl="0">
      <w:start w:val="1"/>
      <w:numFmt w:val="decimal"/>
      <w:lvlText w:val="%1."/>
      <w:lvlJc w:val="left"/>
      <w:pPr>
        <w:tabs>
          <w:tab w:val="num" w:pos="707"/>
        </w:tabs>
        <w:ind w:left="707" w:hanging="283"/>
      </w:pPr>
      <w:rPr>
        <w:b w:val="false"/>
        <w:bCs w:val="false"/>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lvl w:ilvl="0">
      <w:start w:val="1"/>
      <w:numFmt w:val="decimal"/>
      <w:lvlText w:val="%1."/>
      <w:lvlJc w:val="left"/>
      <w:pPr>
        <w:tabs>
          <w:tab w:val="num" w:pos="707"/>
        </w:tabs>
        <w:ind w:left="707" w:hanging="283"/>
      </w:pPr>
      <w:rPr>
        <w:b w:val="false"/>
        <w:bCs w:val="false"/>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5">
    <w:lvl w:ilvl="0">
      <w:start w:val="1"/>
      <w:numFmt w:val="decimal"/>
      <w:lvlText w:val="%1."/>
      <w:lvlJc w:val="left"/>
      <w:pPr>
        <w:tabs>
          <w:tab w:val="num" w:pos="707"/>
        </w:tabs>
        <w:ind w:left="707" w:hanging="283"/>
      </w:pPr>
      <w:rPr>
        <w:b w:val="false"/>
        <w:bCs w:val="false"/>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decimal"/>
      <w:lvlText w:val="%1."/>
      <w:lvlJc w:val="left"/>
      <w:pPr>
        <w:tabs>
          <w:tab w:val="num" w:pos="707"/>
        </w:tabs>
        <w:ind w:left="707" w:hanging="283"/>
      </w:pPr>
      <w:rPr>
        <w:b w:val="false"/>
        <w:bCs w:val="false"/>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
    <w:lvl w:ilvl="0">
      <w:start w:val="1"/>
      <w:numFmt w:val="decimal"/>
      <w:lvlText w:val="%1."/>
      <w:lvlJc w:val="left"/>
      <w:pPr>
        <w:tabs>
          <w:tab w:val="num" w:pos="707"/>
        </w:tabs>
        <w:ind w:left="707" w:hanging="283"/>
      </w:pPr>
      <w:rPr>
        <w:b w:val="false"/>
        <w:bCs w:val="false"/>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0">
    <w:lvl w:ilvl="0">
      <w:start w:val="1"/>
      <w:numFmt w:val="decimal"/>
      <w:lvlText w:val="%1."/>
      <w:lvlJc w:val="left"/>
      <w:pPr>
        <w:tabs>
          <w:tab w:val="num" w:pos="707"/>
        </w:tabs>
        <w:ind w:left="707" w:hanging="283"/>
      </w:pPr>
      <w:rPr>
        <w:b w:val="false"/>
        <w:bCs w:val="false"/>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2">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9">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1">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lowerLetter"/>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2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0">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lvl w:ilvl="0">
      <w:start w:val="1"/>
      <w:numFmt w:val="bullet"/>
      <w:lvlText w:val=""/>
      <w:lvlJc w:val="left"/>
      <w:pPr>
        <w:tabs>
          <w:tab w:val="num" w:pos="2138"/>
        </w:tabs>
        <w:ind w:left="2138" w:hanging="360"/>
      </w:pPr>
      <w:rPr>
        <w:rFonts w:ascii="Symbol" w:hAnsi="Symbol" w:cs="Symbol" w:hint="default"/>
      </w:rPr>
    </w:lvl>
    <w:lvl w:ilvl="1">
      <w:start w:val="1"/>
      <w:numFmt w:val="bullet"/>
      <w:lvlText w:val="◦"/>
      <w:lvlJc w:val="left"/>
      <w:pPr>
        <w:tabs>
          <w:tab w:val="num" w:pos="2498"/>
        </w:tabs>
        <w:ind w:left="2498" w:hanging="360"/>
      </w:pPr>
      <w:rPr>
        <w:rFonts w:ascii="OpenSymbol" w:hAnsi="OpenSymbol" w:cs="OpenSymbol" w:hint="default"/>
      </w:rPr>
    </w:lvl>
    <w:lvl w:ilvl="2">
      <w:start w:val="1"/>
      <w:numFmt w:val="bullet"/>
      <w:lvlText w:val="▪"/>
      <w:lvlJc w:val="left"/>
      <w:pPr>
        <w:tabs>
          <w:tab w:val="num" w:pos="2858"/>
        </w:tabs>
        <w:ind w:left="2858" w:hanging="360"/>
      </w:pPr>
      <w:rPr>
        <w:rFonts w:ascii="OpenSymbol" w:hAnsi="OpenSymbol" w:cs="OpenSymbol" w:hint="default"/>
      </w:rPr>
    </w:lvl>
    <w:lvl w:ilvl="3">
      <w:start w:val="1"/>
      <w:numFmt w:val="bullet"/>
      <w:lvlText w:val=""/>
      <w:lvlJc w:val="left"/>
      <w:pPr>
        <w:tabs>
          <w:tab w:val="num" w:pos="3218"/>
        </w:tabs>
        <w:ind w:left="3218" w:hanging="360"/>
      </w:pPr>
      <w:rPr>
        <w:rFonts w:ascii="Symbol" w:hAnsi="Symbol" w:cs="Symbol" w:hint="default"/>
      </w:rPr>
    </w:lvl>
    <w:lvl w:ilvl="4">
      <w:start w:val="1"/>
      <w:numFmt w:val="bullet"/>
      <w:lvlText w:val="◦"/>
      <w:lvlJc w:val="left"/>
      <w:pPr>
        <w:tabs>
          <w:tab w:val="num" w:pos="3578"/>
        </w:tabs>
        <w:ind w:left="3578" w:hanging="360"/>
      </w:pPr>
      <w:rPr>
        <w:rFonts w:ascii="OpenSymbol" w:hAnsi="OpenSymbol" w:cs="OpenSymbol" w:hint="default"/>
      </w:rPr>
    </w:lvl>
    <w:lvl w:ilvl="5">
      <w:start w:val="1"/>
      <w:numFmt w:val="bullet"/>
      <w:lvlText w:val="▪"/>
      <w:lvlJc w:val="left"/>
      <w:pPr>
        <w:tabs>
          <w:tab w:val="num" w:pos="3938"/>
        </w:tabs>
        <w:ind w:left="3938" w:hanging="360"/>
      </w:pPr>
      <w:rPr>
        <w:rFonts w:ascii="OpenSymbol" w:hAnsi="OpenSymbol" w:cs="OpenSymbol" w:hint="default"/>
      </w:rPr>
    </w:lvl>
    <w:lvl w:ilvl="6">
      <w:start w:val="1"/>
      <w:numFmt w:val="bullet"/>
      <w:lvlText w:val=""/>
      <w:lvlJc w:val="left"/>
      <w:pPr>
        <w:tabs>
          <w:tab w:val="num" w:pos="4298"/>
        </w:tabs>
        <w:ind w:left="4298" w:hanging="360"/>
      </w:pPr>
      <w:rPr>
        <w:rFonts w:ascii="Symbol" w:hAnsi="Symbol" w:cs="Symbol" w:hint="default"/>
      </w:rPr>
    </w:lvl>
    <w:lvl w:ilvl="7">
      <w:start w:val="1"/>
      <w:numFmt w:val="bullet"/>
      <w:lvlText w:val="◦"/>
      <w:lvlJc w:val="left"/>
      <w:pPr>
        <w:tabs>
          <w:tab w:val="num" w:pos="4658"/>
        </w:tabs>
        <w:ind w:left="4658" w:hanging="360"/>
      </w:pPr>
      <w:rPr>
        <w:rFonts w:ascii="OpenSymbol" w:hAnsi="OpenSymbol" w:cs="OpenSymbol" w:hint="default"/>
      </w:rPr>
    </w:lvl>
    <w:lvl w:ilvl="8">
      <w:start w:val="1"/>
      <w:numFmt w:val="bullet"/>
      <w:lvlText w:val="▪"/>
      <w:lvlJc w:val="left"/>
      <w:pPr>
        <w:tabs>
          <w:tab w:val="num" w:pos="5018"/>
        </w:tabs>
        <w:ind w:left="5018" w:hanging="360"/>
      </w:pPr>
      <w:rPr>
        <w:rFonts w:ascii="OpenSymbol" w:hAnsi="OpenSymbol" w:cs="OpenSymbol" w:hint="default"/>
      </w:rPr>
    </w:lvl>
  </w:abstractNum>
  <w:abstractNum w:abstractNumId="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lvl w:ilvl="0">
      <w:start w:val="1"/>
      <w:numFmt w:val="bullet"/>
      <w:lvlText w:val=""/>
      <w:lvlJc w:val="left"/>
      <w:pPr>
        <w:tabs>
          <w:tab w:val="num" w:pos="720"/>
        </w:tabs>
        <w:ind w:left="720" w:hanging="360"/>
      </w:pPr>
      <w:rPr>
        <w:rFonts w:ascii="Wingdings" w:hAnsi="Wingdings" w:cs="Wingdings" w:hint="default"/>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4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w="http://schemas.openxmlformats.org/wordprocessingml/2006/main">
  <w:zoom w:percent="140"/>
  <w:trackRevisions/>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IN"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IN"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Lohit Devanagari"/>
      <w:b/>
      <w:bCs/>
      <w:sz w:val="48"/>
      <w:szCs w:val="48"/>
    </w:rPr>
  </w:style>
  <w:style w:type="paragraph" w:styleId="Heading2">
    <w:name w:val="Heading 2"/>
    <w:basedOn w:val="Heading"/>
    <w:next w:val="TextBody"/>
    <w:uiPriority w:val="9"/>
    <w:unhideWhenUsed/>
    <w:qFormat/>
    <w:pPr>
      <w:spacing w:before="200" w:after="120"/>
      <w:outlineLvl w:val="1"/>
    </w:pPr>
    <w:rPr>
      <w:rFonts w:ascii="Liberation Serif" w:hAnsi="Liberation Serif" w:eastAsia="Noto Serif CJK SC"/>
      <w:b/>
      <w:bCs/>
      <w:sz w:val="36"/>
      <w:szCs w:val="36"/>
    </w:rPr>
  </w:style>
  <w:style w:type="paragraph" w:styleId="Heading3">
    <w:name w:val="Heading 3"/>
    <w:basedOn w:val="Heading"/>
    <w:next w:val="TextBody"/>
    <w:uiPriority w:val="9"/>
    <w:unhideWhenUsed/>
    <w:qFormat/>
    <w:pPr>
      <w:spacing w:before="140" w:after="120"/>
      <w:outlineLvl w:val="2"/>
    </w:pPr>
    <w:rPr>
      <w:rFonts w:ascii="Liberation Serif" w:hAnsi="Liberation Serif" w:eastAsia="Noto Serif CJK SC"/>
      <w:b/>
      <w:bCs/>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sz w:val="14"/>
      <w:szCs w:val="14"/>
    </w:rPr>
  </w:style>
  <w:style w:type="character" w:styleId="NumberingSymbols" w:customStyle="1">
    <w:name w:val="Numbering Symbols"/>
    <w:qFormat/>
    <w:rPr>
      <w:b w:val="false"/>
      <w:bCs w:val="false"/>
    </w:rPr>
  </w:style>
  <w:style w:type="character" w:styleId="StrongEmphasis" w:customStyle="1">
    <w:name w:val="Strong Emphasis"/>
    <w:qFormat/>
    <w:rPr>
      <w:b/>
      <w:bCs/>
    </w:rPr>
  </w:style>
  <w:style w:type="character" w:styleId="SourceText" w:customStyle="1">
    <w:name w:val="Source Text"/>
    <w:qFormat/>
    <w:rPr>
      <w:rFonts w:ascii="Liberation Mono" w:hAnsi="Liberation Mono" w:eastAsia="Noto Sans Mono CJK SC" w:cs="Liberation Mono"/>
    </w:rPr>
  </w:style>
  <w:style w:type="character" w:styleId="Strong">
    <w:name w:val="Strong"/>
    <w:basedOn w:val="DefaultParagraphFont"/>
    <w:uiPriority w:val="22"/>
    <w:qFormat/>
    <w:rsid w:val="00dc3739"/>
    <w:rPr>
      <w:b/>
      <w:bCs/>
    </w:rPr>
  </w:style>
  <w:style w:type="character" w:styleId="HTMLPreformattedChar" w:customStyle="1">
    <w:name w:val="HTML Preformatted Char"/>
    <w:basedOn w:val="DefaultParagraphFont"/>
    <w:link w:val="HTMLPreformatted"/>
    <w:uiPriority w:val="99"/>
    <w:semiHidden/>
    <w:qFormat/>
    <w:rsid w:val="005b20a8"/>
    <w:rPr>
      <w:rFonts w:ascii="Courier New" w:hAnsi="Courier New" w:eastAsia="Times New Roman" w:cs="Courier New"/>
      <w:kern w:val="0"/>
      <w:sz w:val="20"/>
      <w:szCs w:val="20"/>
      <w:lang w:eastAsia="en-IN" w:bidi="ar-SA"/>
    </w:rPr>
  </w:style>
  <w:style w:type="character" w:styleId="HTMLCode">
    <w:name w:val="HTML Code"/>
    <w:basedOn w:val="DefaultParagraphFont"/>
    <w:uiPriority w:val="99"/>
    <w:semiHidden/>
    <w:unhideWhenUsed/>
    <w:qFormat/>
    <w:rsid w:val="005b20a8"/>
    <w:rPr>
      <w:rFonts w:ascii="Courier New" w:hAnsi="Courier New" w:eastAsia="Times New Roman" w:cs="Courier New"/>
      <w:sz w:val="20"/>
      <w:szCs w:val="20"/>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Default" w:customStyle="1">
    <w:name w:val="Default"/>
    <w:qFormat/>
    <w:pPr>
      <w:widowControl/>
      <w:suppressAutoHyphens w:val="true"/>
      <w:bidi w:val="0"/>
      <w:spacing w:lineRule="atLeast" w:line="200" w:before="0" w:after="0"/>
      <w:jc w:val="left"/>
    </w:pPr>
    <w:rPr>
      <w:rFonts w:ascii="Lohit Devanagari" w:hAnsi="Lohit Devanagari" w:eastAsia="DejaVu Sans" w:cs="Liberation Sans"/>
      <w:color w:val="auto"/>
      <w:kern w:val="2"/>
      <w:sz w:val="36"/>
      <w:szCs w:val="24"/>
      <w:lang w:val="en-IN" w:eastAsia="zh-CN" w:bidi="hi-IN"/>
    </w:rPr>
  </w:style>
  <w:style w:type="paragraph" w:styleId="Objectwithoutfill" w:customStyle="1">
    <w:name w:val="Object without fill"/>
    <w:basedOn w:val="Default"/>
    <w:qFormat/>
    <w:pPr/>
    <w:rPr/>
  </w:style>
  <w:style w:type="paragraph" w:styleId="Objectwithnofillandnoline" w:customStyle="1">
    <w:name w:val="Object with no fill and no line"/>
    <w:basedOn w:val="Default"/>
    <w:qFormat/>
    <w:pPr/>
    <w:rPr/>
  </w:style>
  <w:style w:type="paragraph" w:styleId="A4" w:customStyle="1">
    <w:name w:val="A4"/>
    <w:basedOn w:val="Text"/>
    <w:qFormat/>
    <w:pPr/>
    <w:rPr>
      <w:rFonts w:ascii="Noto Sans" w:hAnsi="Noto Sans"/>
      <w:sz w:val="36"/>
    </w:rPr>
  </w:style>
  <w:style w:type="paragraph" w:styleId="Text" w:customStyle="1">
    <w:name w:val="Text"/>
    <w:basedOn w:val="Caption1"/>
    <w:qFormat/>
    <w:pPr/>
    <w:rPr/>
  </w:style>
  <w:style w:type="paragraph" w:styleId="TitleA4" w:customStyle="1">
    <w:name w:val="Title A4"/>
    <w:basedOn w:val="A4"/>
    <w:qFormat/>
    <w:pPr/>
    <w:rPr>
      <w:sz w:val="87"/>
    </w:rPr>
  </w:style>
  <w:style w:type="paragraph" w:styleId="HeadingA4" w:customStyle="1">
    <w:name w:val="Heading A4"/>
    <w:basedOn w:val="A4"/>
    <w:qFormat/>
    <w:pPr/>
    <w:rPr>
      <w:sz w:val="48"/>
    </w:rPr>
  </w:style>
  <w:style w:type="paragraph" w:styleId="TextA4" w:customStyle="1">
    <w:name w:val="Text A4"/>
    <w:basedOn w:val="A4"/>
    <w:qFormat/>
    <w:pPr/>
    <w:rPr/>
  </w:style>
  <w:style w:type="paragraph" w:styleId="A0" w:customStyle="1">
    <w:name w:val="A0"/>
    <w:basedOn w:val="Text"/>
    <w:qFormat/>
    <w:pPr/>
    <w:rPr>
      <w:rFonts w:ascii="Noto Sans" w:hAnsi="Noto Sans"/>
      <w:sz w:val="95"/>
    </w:rPr>
  </w:style>
  <w:style w:type="paragraph" w:styleId="TitleA0" w:customStyle="1">
    <w:name w:val="Title A0"/>
    <w:basedOn w:val="A0"/>
    <w:qFormat/>
    <w:pPr/>
    <w:rPr>
      <w:sz w:val="191"/>
    </w:rPr>
  </w:style>
  <w:style w:type="paragraph" w:styleId="HeadingA0" w:customStyle="1">
    <w:name w:val="Heading A0"/>
    <w:basedOn w:val="A0"/>
    <w:qFormat/>
    <w:pPr/>
    <w:rPr>
      <w:sz w:val="143"/>
    </w:rPr>
  </w:style>
  <w:style w:type="paragraph" w:styleId="TextA0" w:customStyle="1">
    <w:name w:val="Text A0"/>
    <w:basedOn w:val="A0"/>
    <w:qFormat/>
    <w:pPr/>
    <w:rPr/>
  </w:style>
  <w:style w:type="paragraph" w:styleId="Graphic" w:customStyle="1">
    <w:name w:val="Graphic"/>
    <w:qFormat/>
    <w:pPr>
      <w:widowControl/>
      <w:suppressAutoHyphens w:val="true"/>
      <w:bidi w:val="0"/>
      <w:spacing w:before="0" w:after="0"/>
      <w:jc w:val="left"/>
    </w:pPr>
    <w:rPr>
      <w:rFonts w:ascii="Liberation Sans" w:hAnsi="Liberation Sans" w:eastAsia="DejaVu Sans" w:cs="Liberation Sans"/>
      <w:color w:val="auto"/>
      <w:kern w:val="2"/>
      <w:sz w:val="36"/>
      <w:szCs w:val="24"/>
      <w:lang w:val="en-IN" w:eastAsia="zh-CN" w:bidi="hi-IN"/>
    </w:rPr>
  </w:style>
  <w:style w:type="paragraph" w:styleId="Shapes" w:customStyle="1">
    <w:name w:val="Shapes"/>
    <w:basedOn w:val="Graphic"/>
    <w:qFormat/>
    <w:pPr/>
    <w:rPr>
      <w:b/>
      <w:sz w:val="28"/>
    </w:rPr>
  </w:style>
  <w:style w:type="paragraph" w:styleId="Filled" w:customStyle="1">
    <w:name w:val="Filled"/>
    <w:basedOn w:val="Shapes"/>
    <w:qFormat/>
    <w:pPr/>
    <w:rPr/>
  </w:style>
  <w:style w:type="paragraph" w:styleId="FilledBlue" w:customStyle="1">
    <w:name w:val="Filled Blue"/>
    <w:basedOn w:val="Filled"/>
    <w:qFormat/>
    <w:pPr/>
    <w:rPr>
      <w:color w:val="FFFFFF"/>
    </w:rPr>
  </w:style>
  <w:style w:type="paragraph" w:styleId="FilledGreen" w:customStyle="1">
    <w:name w:val="Filled Green"/>
    <w:basedOn w:val="Filled"/>
    <w:qFormat/>
    <w:pPr/>
    <w:rPr>
      <w:color w:val="FFFFFF"/>
    </w:rPr>
  </w:style>
  <w:style w:type="paragraph" w:styleId="FilledRed" w:customStyle="1">
    <w:name w:val="Filled Red"/>
    <w:basedOn w:val="Filled"/>
    <w:qFormat/>
    <w:pPr/>
    <w:rPr>
      <w:color w:val="FFFFFF"/>
    </w:rPr>
  </w:style>
  <w:style w:type="paragraph" w:styleId="FilledYellow" w:customStyle="1">
    <w:name w:val="Filled Yellow"/>
    <w:basedOn w:val="Filled"/>
    <w:qFormat/>
    <w:pPr/>
    <w:rPr>
      <w:color w:val="FFFFFF"/>
    </w:rPr>
  </w:style>
  <w:style w:type="paragraph" w:styleId="Outlined" w:customStyle="1">
    <w:name w:val="Outlined"/>
    <w:basedOn w:val="Shapes"/>
    <w:qFormat/>
    <w:pPr/>
    <w:rPr/>
  </w:style>
  <w:style w:type="paragraph" w:styleId="OutlinedBlue" w:customStyle="1">
    <w:name w:val="Outlined Blue"/>
    <w:basedOn w:val="Outlined"/>
    <w:qFormat/>
    <w:pPr/>
    <w:rPr>
      <w:color w:val="355269"/>
    </w:rPr>
  </w:style>
  <w:style w:type="paragraph" w:styleId="OutlinedGreen" w:customStyle="1">
    <w:name w:val="Outlined Green"/>
    <w:basedOn w:val="Outlined"/>
    <w:qFormat/>
    <w:pPr/>
    <w:rPr>
      <w:color w:val="127622"/>
    </w:rPr>
  </w:style>
  <w:style w:type="paragraph" w:styleId="OutlinedRed" w:customStyle="1">
    <w:name w:val="Outlined Red"/>
    <w:basedOn w:val="Outlined"/>
    <w:qFormat/>
    <w:pPr/>
    <w:rPr>
      <w:color w:val="C9211E"/>
    </w:rPr>
  </w:style>
  <w:style w:type="paragraph" w:styleId="OutlinedYellow" w:customStyle="1">
    <w:name w:val="Outlined Yellow"/>
    <w:basedOn w:val="Outlined"/>
    <w:qFormat/>
    <w:pPr/>
    <w:rPr>
      <w:color w:val="B47804"/>
    </w:rPr>
  </w:style>
  <w:style w:type="paragraph" w:styleId="Lines" w:customStyle="1">
    <w:name w:val="Lines"/>
    <w:basedOn w:val="Graphic"/>
    <w:qFormat/>
    <w:pPr/>
    <w:rPr/>
  </w:style>
  <w:style w:type="paragraph" w:styleId="ArrowLine" w:customStyle="1">
    <w:name w:val="Arrow Line"/>
    <w:basedOn w:val="Lines"/>
    <w:qFormat/>
    <w:pPr/>
    <w:rPr/>
  </w:style>
  <w:style w:type="paragraph" w:styleId="DashedLine" w:customStyle="1">
    <w:name w:val="Dashed Line"/>
    <w:basedOn w:val="Lines"/>
    <w:qFormat/>
    <w:pPr/>
    <w:rPr/>
  </w:style>
  <w:style w:type="paragraph" w:styleId="DefaultLTGliederung1" w:customStyle="1">
    <w:name w:val="Default~LT~Gliederung 1"/>
    <w:qFormat/>
    <w:pPr>
      <w:widowControl/>
      <w:suppressAutoHyphens w:val="true"/>
      <w:bidi w:val="0"/>
      <w:spacing w:before="283" w:after="0"/>
      <w:jc w:val="left"/>
    </w:pPr>
    <w:rPr>
      <w:rFonts w:ascii="Lohit Devanagari" w:hAnsi="Lohit Devanagari" w:eastAsia="DejaVu Sans" w:cs="Liberation Sans"/>
      <w:color w:val="auto"/>
      <w:kern w:val="2"/>
      <w:sz w:val="63"/>
      <w:szCs w:val="24"/>
      <w:lang w:val="en-IN" w:eastAsia="zh-CN" w:bidi="hi-IN"/>
    </w:rPr>
  </w:style>
  <w:style w:type="paragraph" w:styleId="DefaultLTGliederung2" w:customStyle="1">
    <w:name w:val="Default~LT~Gliederung 2"/>
    <w:basedOn w:val="DefaultLTGliederung1"/>
    <w:qFormat/>
    <w:pPr>
      <w:spacing w:before="227" w:after="0"/>
    </w:pPr>
    <w:rPr>
      <w:sz w:val="56"/>
    </w:rPr>
  </w:style>
  <w:style w:type="paragraph" w:styleId="DefaultLTGliederung3" w:customStyle="1">
    <w:name w:val="Default~LT~Gliederung 3"/>
    <w:basedOn w:val="DefaultLTGliederung2"/>
    <w:qFormat/>
    <w:pPr>
      <w:spacing w:before="170" w:after="0"/>
    </w:pPr>
    <w:rPr>
      <w:sz w:val="48"/>
    </w:rPr>
  </w:style>
  <w:style w:type="paragraph" w:styleId="DefaultLTGliederung4" w:customStyle="1">
    <w:name w:val="Default~LT~Gliederung 4"/>
    <w:basedOn w:val="DefaultLTGliederung3"/>
    <w:qFormat/>
    <w:pPr>
      <w:spacing w:before="113" w:after="0"/>
    </w:pPr>
    <w:rPr>
      <w:sz w:val="40"/>
    </w:rPr>
  </w:style>
  <w:style w:type="paragraph" w:styleId="DefaultLTGliederung5" w:customStyle="1">
    <w:name w:val="Default~LT~Gliederung 5"/>
    <w:basedOn w:val="DefaultLTGliederung4"/>
    <w:qFormat/>
    <w:pPr>
      <w:spacing w:before="57" w:after="0"/>
    </w:pPr>
    <w:rPr/>
  </w:style>
  <w:style w:type="paragraph" w:styleId="DefaultLTGliederung6" w:customStyle="1">
    <w:name w:val="Default~LT~Gliederung 6"/>
    <w:basedOn w:val="DefaultLTGliederung5"/>
    <w:qFormat/>
    <w:pPr/>
    <w:rPr/>
  </w:style>
  <w:style w:type="paragraph" w:styleId="DefaultLTGliederung7" w:customStyle="1">
    <w:name w:val="Default~LT~Gliederung 7"/>
    <w:basedOn w:val="DefaultLTGliederung6"/>
    <w:qFormat/>
    <w:pPr/>
    <w:rPr/>
  </w:style>
  <w:style w:type="paragraph" w:styleId="DefaultLTGliederung8" w:customStyle="1">
    <w:name w:val="Default~LT~Gliederung 8"/>
    <w:basedOn w:val="DefaultLTGliederung7"/>
    <w:qFormat/>
    <w:pPr/>
    <w:rPr/>
  </w:style>
  <w:style w:type="paragraph" w:styleId="DefaultLTGliederung9" w:customStyle="1">
    <w:name w:val="Default~LT~Gliederung 9"/>
    <w:basedOn w:val="DefaultLTGliederung8"/>
    <w:qFormat/>
    <w:pPr/>
    <w:rPr/>
  </w:style>
  <w:style w:type="paragraph" w:styleId="DefaultLTTitel" w:customStyle="1">
    <w:name w:val="Default~LT~Titel"/>
    <w:qFormat/>
    <w:pPr>
      <w:widowControl/>
      <w:suppressAutoHyphens w:val="true"/>
      <w:bidi w:val="0"/>
      <w:spacing w:before="0" w:after="0"/>
      <w:jc w:val="center"/>
    </w:pPr>
    <w:rPr>
      <w:rFonts w:ascii="Lohit Devanagari" w:hAnsi="Lohit Devanagari" w:eastAsia="DejaVu Sans" w:cs="Liberation Sans"/>
      <w:color w:val="auto"/>
      <w:kern w:val="2"/>
      <w:sz w:val="88"/>
      <w:szCs w:val="24"/>
      <w:lang w:val="en-IN" w:eastAsia="zh-CN" w:bidi="hi-IN"/>
    </w:rPr>
  </w:style>
  <w:style w:type="paragraph" w:styleId="DefaultLTUntertitel" w:customStyle="1">
    <w:name w:val="Default~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en-IN" w:eastAsia="zh-CN" w:bidi="hi-IN"/>
    </w:rPr>
  </w:style>
  <w:style w:type="paragraph" w:styleId="DefaultLTNotizen" w:customStyle="1">
    <w:name w:val="Default~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en-IN" w:eastAsia="zh-CN" w:bidi="hi-IN"/>
    </w:rPr>
  </w:style>
  <w:style w:type="paragraph" w:styleId="DefaultLTHintergrundobjekte" w:customStyle="1">
    <w:name w:val="Default~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DefaultLTHintergrund" w:customStyle="1">
    <w:name w:val="Defaul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Default1" w:customStyle="1">
    <w:name w:val="default"/>
    <w:qFormat/>
    <w:pPr>
      <w:widowControl/>
      <w:suppressAutoHyphens w:val="true"/>
      <w:bidi w:val="0"/>
      <w:spacing w:lineRule="atLeast" w:line="200" w:before="0" w:after="0"/>
      <w:jc w:val="left"/>
    </w:pPr>
    <w:rPr>
      <w:rFonts w:ascii="Lohit Devanagari" w:hAnsi="Lohit Devanagari" w:eastAsia="DejaVu Sans" w:cs="Liberation Sans"/>
      <w:color w:val="auto"/>
      <w:kern w:val="2"/>
      <w:sz w:val="36"/>
      <w:szCs w:val="24"/>
      <w:lang w:val="en-IN" w:eastAsia="zh-CN" w:bidi="hi-IN"/>
    </w:rPr>
  </w:style>
  <w:style w:type="paragraph" w:styleId="Gray1" w:customStyle="1">
    <w:name w:val="gray1"/>
    <w:basedOn w:val="Default1"/>
    <w:qFormat/>
    <w:pPr/>
    <w:rPr/>
  </w:style>
  <w:style w:type="paragraph" w:styleId="Gray2" w:customStyle="1">
    <w:name w:val="gray2"/>
    <w:basedOn w:val="Default1"/>
    <w:qFormat/>
    <w:pPr/>
    <w:rPr/>
  </w:style>
  <w:style w:type="paragraph" w:styleId="Gray3" w:customStyle="1">
    <w:name w:val="gray3"/>
    <w:basedOn w:val="Default1"/>
    <w:qFormat/>
    <w:pPr/>
    <w:rPr/>
  </w:style>
  <w:style w:type="paragraph" w:styleId="Bw1" w:customStyle="1">
    <w:name w:val="bw1"/>
    <w:basedOn w:val="Default1"/>
    <w:qFormat/>
    <w:pPr/>
    <w:rPr/>
  </w:style>
  <w:style w:type="paragraph" w:styleId="Bw2" w:customStyle="1">
    <w:name w:val="bw2"/>
    <w:basedOn w:val="Default1"/>
    <w:qFormat/>
    <w:pPr/>
    <w:rPr/>
  </w:style>
  <w:style w:type="paragraph" w:styleId="Bw3" w:customStyle="1">
    <w:name w:val="bw3"/>
    <w:basedOn w:val="Default1"/>
    <w:qFormat/>
    <w:pPr/>
    <w:rPr/>
  </w:style>
  <w:style w:type="paragraph" w:styleId="Orange1" w:customStyle="1">
    <w:name w:val="orange1"/>
    <w:basedOn w:val="Default1"/>
    <w:qFormat/>
    <w:pPr/>
    <w:rPr/>
  </w:style>
  <w:style w:type="paragraph" w:styleId="Orange2" w:customStyle="1">
    <w:name w:val="orange2"/>
    <w:basedOn w:val="Default1"/>
    <w:qFormat/>
    <w:pPr/>
    <w:rPr/>
  </w:style>
  <w:style w:type="paragraph" w:styleId="Orange3" w:customStyle="1">
    <w:name w:val="orange3"/>
    <w:basedOn w:val="Default1"/>
    <w:qFormat/>
    <w:pPr/>
    <w:rPr/>
  </w:style>
  <w:style w:type="paragraph" w:styleId="Turquoise1" w:customStyle="1">
    <w:name w:val="turquoise1"/>
    <w:basedOn w:val="Default1"/>
    <w:qFormat/>
    <w:pPr/>
    <w:rPr/>
  </w:style>
  <w:style w:type="paragraph" w:styleId="Turquoise2" w:customStyle="1">
    <w:name w:val="turquoise2"/>
    <w:basedOn w:val="Default1"/>
    <w:qFormat/>
    <w:pPr/>
    <w:rPr/>
  </w:style>
  <w:style w:type="paragraph" w:styleId="Turquoise3" w:customStyle="1">
    <w:name w:val="turquoise3"/>
    <w:basedOn w:val="Default1"/>
    <w:qFormat/>
    <w:pPr/>
    <w:rPr/>
  </w:style>
  <w:style w:type="paragraph" w:styleId="Blue1" w:customStyle="1">
    <w:name w:val="blue1"/>
    <w:basedOn w:val="Default1"/>
    <w:qFormat/>
    <w:pPr/>
    <w:rPr/>
  </w:style>
  <w:style w:type="paragraph" w:styleId="Blue2" w:customStyle="1">
    <w:name w:val="blue2"/>
    <w:basedOn w:val="Default1"/>
    <w:qFormat/>
    <w:pPr/>
    <w:rPr/>
  </w:style>
  <w:style w:type="paragraph" w:styleId="Blue3" w:customStyle="1">
    <w:name w:val="blue3"/>
    <w:basedOn w:val="Default1"/>
    <w:qFormat/>
    <w:pPr/>
    <w:rPr/>
  </w:style>
  <w:style w:type="paragraph" w:styleId="Sun1" w:customStyle="1">
    <w:name w:val="sun1"/>
    <w:basedOn w:val="Default1"/>
    <w:qFormat/>
    <w:pPr/>
    <w:rPr/>
  </w:style>
  <w:style w:type="paragraph" w:styleId="Sun2" w:customStyle="1">
    <w:name w:val="sun2"/>
    <w:basedOn w:val="Default1"/>
    <w:qFormat/>
    <w:pPr/>
    <w:rPr/>
  </w:style>
  <w:style w:type="paragraph" w:styleId="Sun3" w:customStyle="1">
    <w:name w:val="sun3"/>
    <w:basedOn w:val="Default1"/>
    <w:qFormat/>
    <w:pPr/>
    <w:rPr/>
  </w:style>
  <w:style w:type="paragraph" w:styleId="Earth1" w:customStyle="1">
    <w:name w:val="earth1"/>
    <w:basedOn w:val="Default1"/>
    <w:qFormat/>
    <w:pPr/>
    <w:rPr/>
  </w:style>
  <w:style w:type="paragraph" w:styleId="Earth2" w:customStyle="1">
    <w:name w:val="earth2"/>
    <w:basedOn w:val="Default1"/>
    <w:qFormat/>
    <w:pPr/>
    <w:rPr/>
  </w:style>
  <w:style w:type="paragraph" w:styleId="Earth3" w:customStyle="1">
    <w:name w:val="earth3"/>
    <w:basedOn w:val="Default1"/>
    <w:qFormat/>
    <w:pPr/>
    <w:rPr/>
  </w:style>
  <w:style w:type="paragraph" w:styleId="Green1" w:customStyle="1">
    <w:name w:val="green1"/>
    <w:basedOn w:val="Default1"/>
    <w:qFormat/>
    <w:pPr/>
    <w:rPr/>
  </w:style>
  <w:style w:type="paragraph" w:styleId="Green2" w:customStyle="1">
    <w:name w:val="green2"/>
    <w:basedOn w:val="Default1"/>
    <w:qFormat/>
    <w:pPr/>
    <w:rPr/>
  </w:style>
  <w:style w:type="paragraph" w:styleId="Green3" w:customStyle="1">
    <w:name w:val="green3"/>
    <w:basedOn w:val="Default1"/>
    <w:qFormat/>
    <w:pPr/>
    <w:rPr/>
  </w:style>
  <w:style w:type="paragraph" w:styleId="Seetang1" w:customStyle="1">
    <w:name w:val="seetang1"/>
    <w:basedOn w:val="Default1"/>
    <w:qFormat/>
    <w:pPr/>
    <w:rPr/>
  </w:style>
  <w:style w:type="paragraph" w:styleId="Seetang2" w:customStyle="1">
    <w:name w:val="seetang2"/>
    <w:basedOn w:val="Default1"/>
    <w:qFormat/>
    <w:pPr/>
    <w:rPr/>
  </w:style>
  <w:style w:type="paragraph" w:styleId="Seetang3" w:customStyle="1">
    <w:name w:val="seetang3"/>
    <w:basedOn w:val="Default1"/>
    <w:qFormat/>
    <w:pPr/>
    <w:rPr/>
  </w:style>
  <w:style w:type="paragraph" w:styleId="Lightblue1" w:customStyle="1">
    <w:name w:val="lightblue1"/>
    <w:basedOn w:val="Default1"/>
    <w:qFormat/>
    <w:pPr/>
    <w:rPr/>
  </w:style>
  <w:style w:type="paragraph" w:styleId="Lightblue2" w:customStyle="1">
    <w:name w:val="lightblue2"/>
    <w:basedOn w:val="Default1"/>
    <w:qFormat/>
    <w:pPr/>
    <w:rPr/>
  </w:style>
  <w:style w:type="paragraph" w:styleId="Lightblue3" w:customStyle="1">
    <w:name w:val="lightblue3"/>
    <w:basedOn w:val="Default1"/>
    <w:qFormat/>
    <w:pPr/>
    <w:rPr/>
  </w:style>
  <w:style w:type="paragraph" w:styleId="Yellow1" w:customStyle="1">
    <w:name w:val="yellow1"/>
    <w:basedOn w:val="Default1"/>
    <w:qFormat/>
    <w:pPr/>
    <w:rPr/>
  </w:style>
  <w:style w:type="paragraph" w:styleId="Yellow2" w:customStyle="1">
    <w:name w:val="yellow2"/>
    <w:basedOn w:val="Default1"/>
    <w:qFormat/>
    <w:pPr/>
    <w:rPr/>
  </w:style>
  <w:style w:type="paragraph" w:styleId="Yellow3" w:customStyle="1">
    <w:name w:val="yellow3"/>
    <w:basedOn w:val="Default1"/>
    <w:qFormat/>
    <w:pPr/>
    <w:rPr/>
  </w:style>
  <w:style w:type="paragraph" w:styleId="Backgroundobjects" w:customStyle="1">
    <w:name w:val="Background objects"/>
    <w:qFormat/>
    <w:pPr>
      <w:widowControl/>
      <w:suppressAutoHyphens w:val="true"/>
      <w:bidi w:val="0"/>
      <w:spacing w:before="0" w:after="0"/>
      <w:jc w:val="left"/>
    </w:pPr>
    <w:rPr>
      <w:rFonts w:ascii="Liberation Sans" w:hAnsi="Liberation Sans" w:eastAsia="DejaVu Sans" w:cs="Liberation Sans"/>
      <w:color w:val="auto"/>
      <w:kern w:val="2"/>
      <w:sz w:val="28"/>
      <w:szCs w:val="24"/>
      <w:lang w:val="en-IN" w:eastAsia="zh-CN" w:bidi="hi-IN"/>
    </w:rPr>
  </w:style>
  <w:style w:type="paragraph" w:styleId="Background" w:customStyle="1">
    <w:name w:val="Backgro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Notes" w:customStyle="1">
    <w:name w:val="Notes"/>
    <w:qFormat/>
    <w:pPr>
      <w:widowControl/>
      <w:suppressAutoHyphens w:val="true"/>
      <w:bidi w:val="0"/>
      <w:spacing w:before="0" w:after="0"/>
      <w:ind w:left="340" w:hanging="0"/>
      <w:jc w:val="left"/>
    </w:pPr>
    <w:rPr>
      <w:rFonts w:ascii="Liberation Sans" w:hAnsi="Liberation Sans" w:eastAsia="DejaVu Sans" w:cs="Liberation Sans"/>
      <w:color w:val="auto"/>
      <w:kern w:val="2"/>
      <w:sz w:val="58"/>
      <w:szCs w:val="24"/>
      <w:lang w:val="en-IN" w:eastAsia="zh-CN" w:bidi="hi-IN"/>
    </w:rPr>
  </w:style>
  <w:style w:type="paragraph" w:styleId="Outline1" w:customStyle="1">
    <w:name w:val="Outline 1"/>
    <w:qFormat/>
    <w:pPr>
      <w:widowControl/>
      <w:suppressAutoHyphens w:val="true"/>
      <w:bidi w:val="0"/>
      <w:spacing w:before="0" w:after="212"/>
      <w:jc w:val="left"/>
    </w:pPr>
    <w:rPr>
      <w:rFonts w:ascii="Liberation Sans" w:hAnsi="Liberation Sans" w:eastAsia="DejaVu Sans" w:cs="Liberation Sans"/>
      <w:color w:val="050505"/>
      <w:kern w:val="2"/>
      <w:sz w:val="48"/>
      <w:szCs w:val="24"/>
      <w:lang w:val="en-IN" w:eastAsia="zh-CN" w:bidi="hi-IN"/>
    </w:rPr>
  </w:style>
  <w:style w:type="paragraph" w:styleId="Outline2" w:customStyle="1">
    <w:name w:val="Outline 2"/>
    <w:basedOn w:val="Outline1"/>
    <w:qFormat/>
    <w:pPr>
      <w:spacing w:before="0" w:after="170"/>
    </w:pPr>
    <w:rPr>
      <w:sz w:val="42"/>
    </w:rPr>
  </w:style>
  <w:style w:type="paragraph" w:styleId="Outline3" w:customStyle="1">
    <w:name w:val="Outline 3"/>
    <w:basedOn w:val="Outline2"/>
    <w:qFormat/>
    <w:pPr>
      <w:spacing w:before="0" w:after="126"/>
    </w:pPr>
    <w:rPr>
      <w:sz w:val="36"/>
    </w:rPr>
  </w:style>
  <w:style w:type="paragraph" w:styleId="Outline4" w:customStyle="1">
    <w:name w:val="Outline 4"/>
    <w:basedOn w:val="Outline3"/>
    <w:qFormat/>
    <w:pPr>
      <w:spacing w:before="0" w:after="84"/>
    </w:pPr>
    <w:rPr>
      <w:sz w:val="30"/>
    </w:rPr>
  </w:style>
  <w:style w:type="paragraph" w:styleId="Outline5" w:customStyle="1">
    <w:name w:val="Outline 5"/>
    <w:basedOn w:val="Outline4"/>
    <w:qFormat/>
    <w:pPr>
      <w:spacing w:before="0" w:after="42"/>
    </w:pPr>
    <w:rPr/>
  </w:style>
  <w:style w:type="paragraph" w:styleId="Outline6" w:customStyle="1">
    <w:name w:val="Outline 6"/>
    <w:basedOn w:val="Outline5"/>
    <w:qFormat/>
    <w:pPr/>
    <w:rPr/>
  </w:style>
  <w:style w:type="paragraph" w:styleId="Outline7" w:customStyle="1">
    <w:name w:val="Outline 7"/>
    <w:basedOn w:val="Outline6"/>
    <w:qFormat/>
    <w:pPr/>
    <w:rPr/>
  </w:style>
  <w:style w:type="paragraph" w:styleId="Outline8" w:customStyle="1">
    <w:name w:val="Outline 8"/>
    <w:basedOn w:val="Outline7"/>
    <w:qFormat/>
    <w:pPr/>
    <w:rPr/>
  </w:style>
  <w:style w:type="paragraph" w:styleId="Outline9" w:customStyle="1">
    <w:name w:val="Outline 9"/>
    <w:basedOn w:val="Outline8"/>
    <w:qFormat/>
    <w:pPr/>
    <w:rPr/>
  </w:style>
  <w:style w:type="paragraph" w:styleId="VintageLTGliederung1" w:customStyle="1">
    <w:name w:val="Vintage~LT~Gliederung 1"/>
    <w:qFormat/>
    <w:pPr>
      <w:widowControl/>
      <w:suppressAutoHyphens w:val="true"/>
      <w:bidi w:val="0"/>
      <w:spacing w:before="0" w:after="211"/>
      <w:jc w:val="center"/>
    </w:pPr>
    <w:rPr>
      <w:rFonts w:ascii="Liberation Serif" w:hAnsi="Liberation Serif" w:eastAsia="DejaVu Sans" w:cs="Liberation Sans"/>
      <w:color w:val="000000"/>
      <w:kern w:val="2"/>
      <w:sz w:val="64"/>
      <w:szCs w:val="24"/>
      <w:lang w:val="en-IN" w:eastAsia="zh-CN" w:bidi="hi-IN"/>
    </w:rPr>
  </w:style>
  <w:style w:type="paragraph" w:styleId="VintageLTGliederung2" w:customStyle="1">
    <w:name w:val="Vintage~LT~Gliederung 2"/>
    <w:basedOn w:val="VintageLTGliederung1"/>
    <w:qFormat/>
    <w:pPr>
      <w:spacing w:before="0" w:after="170"/>
    </w:pPr>
    <w:rPr>
      <w:sz w:val="56"/>
    </w:rPr>
  </w:style>
  <w:style w:type="paragraph" w:styleId="VintageLTGliederung3" w:customStyle="1">
    <w:name w:val="Vintage~LT~Gliederung 3"/>
    <w:basedOn w:val="VintageLTGliederung2"/>
    <w:qFormat/>
    <w:pPr>
      <w:spacing w:before="0" w:after="127"/>
    </w:pPr>
    <w:rPr>
      <w:sz w:val="48"/>
    </w:rPr>
  </w:style>
  <w:style w:type="paragraph" w:styleId="VintageLTGliederung4" w:customStyle="1">
    <w:name w:val="Vintage~LT~Gliederung 4"/>
    <w:basedOn w:val="VintageLTGliederung3"/>
    <w:qFormat/>
    <w:pPr>
      <w:spacing w:before="0" w:after="84"/>
    </w:pPr>
    <w:rPr>
      <w:sz w:val="40"/>
    </w:rPr>
  </w:style>
  <w:style w:type="paragraph" w:styleId="VintageLTGliederung5" w:customStyle="1">
    <w:name w:val="Vintage~LT~Gliederung 5"/>
    <w:basedOn w:val="VintageLTGliederung4"/>
    <w:qFormat/>
    <w:pPr>
      <w:spacing w:before="0" w:after="42"/>
    </w:pPr>
    <w:rPr/>
  </w:style>
  <w:style w:type="paragraph" w:styleId="VintageLTGliederung6" w:customStyle="1">
    <w:name w:val="Vintage~LT~Gliederung 6"/>
    <w:basedOn w:val="VintageLTGliederung5"/>
    <w:qFormat/>
    <w:pPr/>
    <w:rPr/>
  </w:style>
  <w:style w:type="paragraph" w:styleId="VintageLTGliederung7" w:customStyle="1">
    <w:name w:val="Vintage~LT~Gliederung 7"/>
    <w:basedOn w:val="VintageLTGliederung6"/>
    <w:qFormat/>
    <w:pPr/>
    <w:rPr/>
  </w:style>
  <w:style w:type="paragraph" w:styleId="VintageLTGliederung8" w:customStyle="1">
    <w:name w:val="Vintage~LT~Gliederung 8"/>
    <w:basedOn w:val="VintageLTGliederung7"/>
    <w:qFormat/>
    <w:pPr/>
    <w:rPr/>
  </w:style>
  <w:style w:type="paragraph" w:styleId="VintageLTGliederung9" w:customStyle="1">
    <w:name w:val="Vintage~LT~Gliederung 9"/>
    <w:basedOn w:val="VintageLTGliederung8"/>
    <w:qFormat/>
    <w:pPr/>
    <w:rPr/>
  </w:style>
  <w:style w:type="paragraph" w:styleId="VintageLTTitel" w:customStyle="1">
    <w:name w:val="Vintage~LT~Titel"/>
    <w:qFormat/>
    <w:pPr>
      <w:widowControl/>
      <w:suppressAutoHyphens w:val="true"/>
      <w:bidi w:val="0"/>
      <w:spacing w:before="0" w:after="0"/>
      <w:jc w:val="center"/>
    </w:pPr>
    <w:rPr>
      <w:rFonts w:ascii="Liberation Serif" w:hAnsi="Liberation Serif" w:eastAsia="DejaVu Sans" w:cs="Liberation Sans"/>
      <w:color w:val="000000"/>
      <w:kern w:val="2"/>
      <w:sz w:val="88"/>
      <w:szCs w:val="24"/>
      <w:lang w:val="en-IN" w:eastAsia="zh-CN" w:bidi="hi-IN"/>
    </w:rPr>
  </w:style>
  <w:style w:type="paragraph" w:styleId="VintageLTUntertitel" w:customStyle="1">
    <w:name w:val="Vintage~LT~Untertitel"/>
    <w:qFormat/>
    <w:pPr>
      <w:widowControl/>
      <w:suppressAutoHyphens w:val="true"/>
      <w:bidi w:val="0"/>
      <w:spacing w:before="0" w:after="0"/>
      <w:jc w:val="center"/>
    </w:pPr>
    <w:rPr>
      <w:rFonts w:ascii="Liberation Sans" w:hAnsi="Liberation Sans" w:eastAsia="DejaVu Sans" w:cs="Liberation Sans"/>
      <w:color w:val="auto"/>
      <w:kern w:val="2"/>
      <w:sz w:val="64"/>
      <w:szCs w:val="24"/>
      <w:lang w:val="en-IN" w:eastAsia="zh-CN" w:bidi="hi-IN"/>
    </w:rPr>
  </w:style>
  <w:style w:type="paragraph" w:styleId="VintageLTNotizen" w:customStyle="1">
    <w:name w:val="Vintage~LT~Notizen"/>
    <w:qFormat/>
    <w:pPr>
      <w:widowControl/>
      <w:suppressAutoHyphens w:val="true"/>
      <w:bidi w:val="0"/>
      <w:spacing w:before="0" w:after="0"/>
      <w:ind w:left="340" w:hanging="340"/>
      <w:jc w:val="left"/>
    </w:pPr>
    <w:rPr>
      <w:rFonts w:ascii="Liberation Sans" w:hAnsi="Liberation Sans" w:eastAsia="DejaVu Sans" w:cs="Liberation Sans"/>
      <w:color w:val="auto"/>
      <w:kern w:val="2"/>
      <w:sz w:val="56"/>
      <w:szCs w:val="24"/>
      <w:lang w:val="en-IN" w:eastAsia="zh-CN" w:bidi="hi-IN"/>
    </w:rPr>
  </w:style>
  <w:style w:type="paragraph" w:styleId="VintageLTHintergrundobjekte" w:customStyle="1">
    <w:name w:val="Vintage~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VintageLTHintergrund" w:customStyle="1">
    <w:name w:val="Vintage~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BeehiveLTGliederung1" w:customStyle="1">
    <w:name w:val="Beehive~LT~Gliederung 1"/>
    <w:qFormat/>
    <w:pPr>
      <w:widowControl/>
      <w:suppressAutoHyphens w:val="true"/>
      <w:bidi w:val="0"/>
      <w:spacing w:before="0" w:after="159"/>
      <w:jc w:val="left"/>
    </w:pPr>
    <w:rPr>
      <w:rFonts w:ascii="Liberation Sans" w:hAnsi="Liberation Sans" w:eastAsia="DejaVu Sans" w:cs="Liberation Sans"/>
      <w:color w:val="auto"/>
      <w:kern w:val="2"/>
      <w:sz w:val="64"/>
      <w:szCs w:val="24"/>
      <w:lang w:val="en-IN" w:eastAsia="zh-CN" w:bidi="hi-IN"/>
    </w:rPr>
  </w:style>
  <w:style w:type="paragraph" w:styleId="BeehiveLTGliederung2" w:customStyle="1">
    <w:name w:val="Beehive~LT~Gliederung 2"/>
    <w:basedOn w:val="BeehiveLTGliederung1"/>
    <w:qFormat/>
    <w:pPr>
      <w:spacing w:before="0" w:after="127"/>
    </w:pPr>
    <w:rPr>
      <w:sz w:val="56"/>
    </w:rPr>
  </w:style>
  <w:style w:type="paragraph" w:styleId="BeehiveLTGliederung3" w:customStyle="1">
    <w:name w:val="Beehive~LT~Gliederung 3"/>
    <w:basedOn w:val="BeehiveLTGliederung2"/>
    <w:qFormat/>
    <w:pPr>
      <w:spacing w:before="0" w:after="95"/>
    </w:pPr>
    <w:rPr>
      <w:sz w:val="48"/>
    </w:rPr>
  </w:style>
  <w:style w:type="paragraph" w:styleId="BeehiveLTGliederung4" w:customStyle="1">
    <w:name w:val="Beehive~LT~Gliederung 4"/>
    <w:basedOn w:val="BeehiveLTGliederung3"/>
    <w:qFormat/>
    <w:pPr>
      <w:spacing w:before="0" w:after="63"/>
    </w:pPr>
    <w:rPr/>
  </w:style>
  <w:style w:type="paragraph" w:styleId="BeehiveLTGliederung5" w:customStyle="1">
    <w:name w:val="Beehive~LT~Gliederung 5"/>
    <w:basedOn w:val="BeehiveLTGliederung4"/>
    <w:qFormat/>
    <w:pPr>
      <w:spacing w:before="0" w:after="31"/>
    </w:pPr>
    <w:rPr>
      <w:sz w:val="40"/>
    </w:rPr>
  </w:style>
  <w:style w:type="paragraph" w:styleId="BeehiveLTGliederung6" w:customStyle="1">
    <w:name w:val="Beehive~LT~Gliederung 6"/>
    <w:basedOn w:val="BeehiveLTGliederung5"/>
    <w:qFormat/>
    <w:pPr/>
    <w:rPr/>
  </w:style>
  <w:style w:type="paragraph" w:styleId="BeehiveLTGliederung7" w:customStyle="1">
    <w:name w:val="Beehive~LT~Gliederung 7"/>
    <w:basedOn w:val="BeehiveLTGliederung6"/>
    <w:qFormat/>
    <w:pPr/>
    <w:rPr/>
  </w:style>
  <w:style w:type="paragraph" w:styleId="BeehiveLTGliederung8" w:customStyle="1">
    <w:name w:val="Beehive~LT~Gliederung 8"/>
    <w:basedOn w:val="BeehiveLTGliederung7"/>
    <w:qFormat/>
    <w:pPr/>
    <w:rPr/>
  </w:style>
  <w:style w:type="paragraph" w:styleId="BeehiveLTGliederung9" w:customStyle="1">
    <w:name w:val="Beehive~LT~Gliederung 9"/>
    <w:basedOn w:val="BeehiveLTGliederung8"/>
    <w:qFormat/>
    <w:pPr/>
    <w:rPr/>
  </w:style>
  <w:style w:type="paragraph" w:styleId="BeehiveLTTitel" w:customStyle="1">
    <w:name w:val="Beehive~LT~Titel"/>
    <w:qFormat/>
    <w:pPr>
      <w:widowControl/>
      <w:suppressAutoHyphens w:val="true"/>
      <w:bidi w:val="0"/>
      <w:spacing w:before="0" w:after="0"/>
      <w:jc w:val="center"/>
    </w:pPr>
    <w:rPr>
      <w:rFonts w:ascii="Liberation Sans" w:hAnsi="Liberation Sans" w:eastAsia="DejaVu Sans" w:cs="Liberation Sans"/>
      <w:color w:val="auto"/>
      <w:kern w:val="2"/>
      <w:sz w:val="88"/>
      <w:szCs w:val="24"/>
      <w:lang w:val="en-IN" w:eastAsia="zh-CN" w:bidi="hi-IN"/>
    </w:rPr>
  </w:style>
  <w:style w:type="paragraph" w:styleId="BeehiveLTUntertitel" w:customStyle="1">
    <w:name w:val="Beehive~LT~Untertitel"/>
    <w:qFormat/>
    <w:pPr>
      <w:widowControl/>
      <w:suppressAutoHyphens w:val="true"/>
      <w:bidi w:val="0"/>
      <w:spacing w:before="0" w:after="0"/>
      <w:jc w:val="center"/>
    </w:pPr>
    <w:rPr>
      <w:rFonts w:ascii="Liberation Sans" w:hAnsi="Liberation Sans" w:eastAsia="DejaVu Sans" w:cs="Liberation Sans"/>
      <w:color w:val="auto"/>
      <w:kern w:val="2"/>
      <w:sz w:val="64"/>
      <w:szCs w:val="24"/>
      <w:lang w:val="en-IN" w:eastAsia="zh-CN" w:bidi="hi-IN"/>
    </w:rPr>
  </w:style>
  <w:style w:type="paragraph" w:styleId="BeehiveLTNotizen" w:customStyle="1">
    <w:name w:val="Beehive~LT~Notizen"/>
    <w:qFormat/>
    <w:pPr>
      <w:widowControl/>
      <w:suppressAutoHyphens w:val="true"/>
      <w:bidi w:val="0"/>
      <w:spacing w:before="0" w:after="0"/>
      <w:ind w:left="340" w:hanging="340"/>
      <w:jc w:val="left"/>
    </w:pPr>
    <w:rPr>
      <w:rFonts w:ascii="Liberation Sans" w:hAnsi="Liberation Sans" w:eastAsia="DejaVu Sans" w:cs="Liberation Sans"/>
      <w:color w:val="auto"/>
      <w:kern w:val="2"/>
      <w:sz w:val="56"/>
      <w:szCs w:val="24"/>
      <w:lang w:val="en-IN" w:eastAsia="zh-CN" w:bidi="hi-IN"/>
    </w:rPr>
  </w:style>
  <w:style w:type="paragraph" w:styleId="BeehiveLTHintergrundobjekte" w:customStyle="1">
    <w:name w:val="Beehive~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BeehiveLTHintergrund" w:customStyle="1">
    <w:name w:val="Beehive~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MetropolisLTGliederung1" w:customStyle="1">
    <w:name w:val="Metropolis~LT~Gliederung 1"/>
    <w:qFormat/>
    <w:pPr>
      <w:widowControl/>
      <w:suppressAutoHyphens w:val="true"/>
      <w:bidi w:val="0"/>
      <w:spacing w:before="0" w:after="212"/>
      <w:jc w:val="left"/>
    </w:pPr>
    <w:rPr>
      <w:rFonts w:ascii="Liberation Sans" w:hAnsi="Liberation Sans" w:eastAsia="DejaVu Sans" w:cs="Liberation Sans"/>
      <w:color w:val="FFFFFF"/>
      <w:kern w:val="2"/>
      <w:sz w:val="48"/>
      <w:szCs w:val="24"/>
      <w:lang w:val="en-IN" w:eastAsia="zh-CN" w:bidi="hi-IN"/>
    </w:rPr>
  </w:style>
  <w:style w:type="paragraph" w:styleId="MetropolisLTGliederung2" w:customStyle="1">
    <w:name w:val="Metropolis~LT~Gliederung 2"/>
    <w:basedOn w:val="MetropolisLTGliederung1"/>
    <w:qFormat/>
    <w:pPr>
      <w:spacing w:before="0" w:after="170"/>
    </w:pPr>
    <w:rPr>
      <w:sz w:val="42"/>
    </w:rPr>
  </w:style>
  <w:style w:type="paragraph" w:styleId="MetropolisLTGliederung3" w:customStyle="1">
    <w:name w:val="Metropolis~LT~Gliederung 3"/>
    <w:basedOn w:val="MetropolisLTGliederung2"/>
    <w:qFormat/>
    <w:pPr>
      <w:spacing w:before="0" w:after="127"/>
    </w:pPr>
    <w:rPr>
      <w:sz w:val="36"/>
    </w:rPr>
  </w:style>
  <w:style w:type="paragraph" w:styleId="MetropolisLTGliederung4" w:customStyle="1">
    <w:name w:val="Metropolis~LT~Gliederung 4"/>
    <w:basedOn w:val="MetropolisLTGliederung3"/>
    <w:qFormat/>
    <w:pPr>
      <w:spacing w:before="0" w:after="84"/>
    </w:pPr>
    <w:rPr>
      <w:sz w:val="30"/>
    </w:rPr>
  </w:style>
  <w:style w:type="paragraph" w:styleId="MetropolisLTGliederung5" w:customStyle="1">
    <w:name w:val="Metropolis~LT~Gliederung 5"/>
    <w:basedOn w:val="MetropolisLTGliederung4"/>
    <w:qFormat/>
    <w:pPr>
      <w:spacing w:before="0" w:after="42"/>
    </w:pPr>
    <w:rPr/>
  </w:style>
  <w:style w:type="paragraph" w:styleId="MetropolisLTGliederung6" w:customStyle="1">
    <w:name w:val="Metropolis~LT~Gliederung 6"/>
    <w:basedOn w:val="MetropolisLTGliederung5"/>
    <w:qFormat/>
    <w:pPr/>
    <w:rPr/>
  </w:style>
  <w:style w:type="paragraph" w:styleId="MetropolisLTGliederung7" w:customStyle="1">
    <w:name w:val="Metropolis~LT~Gliederung 7"/>
    <w:basedOn w:val="MetropolisLTGliederung6"/>
    <w:qFormat/>
    <w:pPr/>
    <w:rPr/>
  </w:style>
  <w:style w:type="paragraph" w:styleId="MetropolisLTGliederung8" w:customStyle="1">
    <w:name w:val="Metropolis~LT~Gliederung 8"/>
    <w:basedOn w:val="MetropolisLTGliederung7"/>
    <w:qFormat/>
    <w:pPr/>
    <w:rPr/>
  </w:style>
  <w:style w:type="paragraph" w:styleId="MetropolisLTGliederung9" w:customStyle="1">
    <w:name w:val="Metropolis~LT~Gliederung 9"/>
    <w:basedOn w:val="MetropolisLTGliederung8"/>
    <w:qFormat/>
    <w:pPr/>
    <w:rPr/>
  </w:style>
  <w:style w:type="paragraph" w:styleId="MetropolisLTTitel" w:customStyle="1">
    <w:name w:val="Metropolis~LT~Titel"/>
    <w:qFormat/>
    <w:pPr>
      <w:widowControl/>
      <w:suppressAutoHyphens w:val="true"/>
      <w:bidi w:val="0"/>
      <w:spacing w:before="0" w:after="0"/>
      <w:jc w:val="center"/>
    </w:pPr>
    <w:rPr>
      <w:rFonts w:ascii="Liberation Sans" w:hAnsi="Liberation Sans" w:eastAsia="DejaVu Sans" w:cs="Liberation Sans"/>
      <w:color w:val="FFFFFF"/>
      <w:kern w:val="2"/>
      <w:sz w:val="66"/>
      <w:szCs w:val="24"/>
      <w:lang w:val="en-IN" w:eastAsia="zh-CN" w:bidi="hi-IN"/>
    </w:rPr>
  </w:style>
  <w:style w:type="paragraph" w:styleId="MetropolisLTUntertitel" w:customStyle="1">
    <w:name w:val="Metropolis~LT~Untertitel"/>
    <w:qFormat/>
    <w:pPr>
      <w:widowControl/>
      <w:suppressAutoHyphens w:val="true"/>
      <w:bidi w:val="0"/>
      <w:spacing w:before="0" w:after="0"/>
      <w:jc w:val="center"/>
    </w:pPr>
    <w:rPr>
      <w:rFonts w:ascii="Liberation Sans" w:hAnsi="Liberation Sans" w:eastAsia="DejaVu Sans" w:cs="Liberation Sans"/>
      <w:color w:val="FFFFFF"/>
      <w:kern w:val="2"/>
      <w:sz w:val="64"/>
      <w:szCs w:val="24"/>
      <w:lang w:val="en-IN" w:eastAsia="zh-CN" w:bidi="hi-IN"/>
    </w:rPr>
  </w:style>
  <w:style w:type="paragraph" w:styleId="MetropolisLTNotizen" w:customStyle="1">
    <w:name w:val="Metropolis~LT~Notizen"/>
    <w:qFormat/>
    <w:pPr>
      <w:widowControl/>
      <w:suppressAutoHyphens w:val="true"/>
      <w:bidi w:val="0"/>
      <w:spacing w:before="0" w:after="0"/>
      <w:ind w:left="340" w:hanging="0"/>
      <w:jc w:val="left"/>
    </w:pPr>
    <w:rPr>
      <w:rFonts w:ascii="Liberation Sans" w:hAnsi="Liberation Sans" w:eastAsia="DejaVu Sans" w:cs="Liberation Sans"/>
      <w:color w:val="auto"/>
      <w:kern w:val="2"/>
      <w:sz w:val="58"/>
      <w:szCs w:val="24"/>
      <w:lang w:val="en-IN" w:eastAsia="zh-CN" w:bidi="hi-IN"/>
    </w:rPr>
  </w:style>
  <w:style w:type="paragraph" w:styleId="MetropolisLTHintergrundobjekte" w:customStyle="1">
    <w:name w:val="Metropolis~LT~Hintergrundobjekte"/>
    <w:qFormat/>
    <w:pPr>
      <w:widowControl/>
      <w:suppressAutoHyphens w:val="true"/>
      <w:bidi w:val="0"/>
      <w:spacing w:before="0" w:after="0"/>
      <w:jc w:val="left"/>
    </w:pPr>
    <w:rPr>
      <w:rFonts w:ascii="Liberation Sans" w:hAnsi="Liberation Sans" w:eastAsia="DejaVu Sans" w:cs="Liberation Sans"/>
      <w:color w:val="FFFFFF"/>
      <w:kern w:val="2"/>
      <w:sz w:val="28"/>
      <w:szCs w:val="24"/>
      <w:lang w:val="en-IN" w:eastAsia="zh-CN" w:bidi="hi-IN"/>
    </w:rPr>
  </w:style>
  <w:style w:type="paragraph" w:styleId="MetropolisLTHintergrund" w:customStyle="1">
    <w:name w:val="Metropolis~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VividLTGliederung1" w:customStyle="1">
    <w:name w:val="Vivid~LT~Gliederung 1"/>
    <w:qFormat/>
    <w:pPr>
      <w:widowControl/>
      <w:suppressAutoHyphens w:val="true"/>
      <w:bidi w:val="0"/>
      <w:spacing w:before="0" w:after="185"/>
      <w:jc w:val="left"/>
    </w:pPr>
    <w:rPr>
      <w:rFonts w:ascii="Noto Sans Regular" w:hAnsi="Noto Sans Regular" w:eastAsia="DejaVu Sans" w:cs="Liberation Sans"/>
      <w:color w:val="DBF5F9"/>
      <w:kern w:val="2"/>
      <w:sz w:val="56"/>
      <w:szCs w:val="24"/>
      <w:lang w:val="en-IN" w:eastAsia="zh-CN" w:bidi="hi-IN"/>
    </w:rPr>
  </w:style>
  <w:style w:type="paragraph" w:styleId="VividLTGliederung2" w:customStyle="1">
    <w:name w:val="Vivid~LT~Gliederung 2"/>
    <w:basedOn w:val="VividLTGliederung1"/>
    <w:qFormat/>
    <w:pPr>
      <w:spacing w:before="0" w:after="168"/>
    </w:pPr>
    <w:rPr>
      <w:sz w:val="44"/>
    </w:rPr>
  </w:style>
  <w:style w:type="paragraph" w:styleId="VividLTGliederung3" w:customStyle="1">
    <w:name w:val="Vivid~LT~Gliederung 3"/>
    <w:basedOn w:val="VividLTGliederung2"/>
    <w:qFormat/>
    <w:pPr>
      <w:spacing w:before="0" w:after="127"/>
    </w:pPr>
    <w:rPr>
      <w:sz w:val="48"/>
    </w:rPr>
  </w:style>
  <w:style w:type="paragraph" w:styleId="VividLTGliederung4" w:customStyle="1">
    <w:name w:val="Vivid~LT~Gliederung 4"/>
    <w:basedOn w:val="VividLTGliederung3"/>
    <w:qFormat/>
    <w:pPr>
      <w:spacing w:before="0" w:after="84"/>
    </w:pPr>
    <w:rPr>
      <w:sz w:val="40"/>
    </w:rPr>
  </w:style>
  <w:style w:type="paragraph" w:styleId="VividLTGliederung5" w:customStyle="1">
    <w:name w:val="Vivid~LT~Gliederung 5"/>
    <w:basedOn w:val="VividLTGliederung4"/>
    <w:qFormat/>
    <w:pPr>
      <w:spacing w:before="0" w:after="42"/>
    </w:pPr>
    <w:rPr/>
  </w:style>
  <w:style w:type="paragraph" w:styleId="VividLTGliederung6" w:customStyle="1">
    <w:name w:val="Vivid~LT~Gliederung 6"/>
    <w:basedOn w:val="VividLTGliederung5"/>
    <w:qFormat/>
    <w:pPr/>
    <w:rPr/>
  </w:style>
  <w:style w:type="paragraph" w:styleId="VividLTGliederung7" w:customStyle="1">
    <w:name w:val="Vivid~LT~Gliederung 7"/>
    <w:basedOn w:val="VividLTGliederung6"/>
    <w:qFormat/>
    <w:pPr/>
    <w:rPr/>
  </w:style>
  <w:style w:type="paragraph" w:styleId="VividLTGliederung8" w:customStyle="1">
    <w:name w:val="Vivid~LT~Gliederung 8"/>
    <w:basedOn w:val="VividLTGliederung7"/>
    <w:qFormat/>
    <w:pPr/>
    <w:rPr/>
  </w:style>
  <w:style w:type="paragraph" w:styleId="VividLTGliederung9" w:customStyle="1">
    <w:name w:val="Vivid~LT~Gliederung 9"/>
    <w:basedOn w:val="VividLTGliederung8"/>
    <w:qFormat/>
    <w:pPr/>
    <w:rPr/>
  </w:style>
  <w:style w:type="paragraph" w:styleId="VividLTTitel" w:customStyle="1">
    <w:name w:val="Vivid~LT~Titel"/>
    <w:qFormat/>
    <w:pPr>
      <w:widowControl/>
      <w:suppressAutoHyphens w:val="true"/>
      <w:bidi w:val="0"/>
      <w:spacing w:lineRule="atLeast" w:line="200" w:before="0" w:after="0"/>
      <w:jc w:val="left"/>
    </w:pPr>
    <w:rPr>
      <w:rFonts w:ascii="Noto Sans Light" w:hAnsi="Noto Sans Light" w:eastAsia="DejaVu Sans" w:cs="Liberation Sans"/>
      <w:color w:val="04617B"/>
      <w:kern w:val="2"/>
      <w:sz w:val="160"/>
      <w:szCs w:val="24"/>
      <w:lang w:val="en-IN" w:eastAsia="zh-CN" w:bidi="hi-IN"/>
    </w:rPr>
  </w:style>
  <w:style w:type="paragraph" w:styleId="VividLTUntertitel" w:customStyle="1">
    <w:name w:val="Vivid~LT~Untertitel"/>
    <w:qFormat/>
    <w:pPr>
      <w:widowControl/>
      <w:suppressAutoHyphens w:val="true"/>
      <w:bidi w:val="0"/>
      <w:spacing w:lineRule="atLeast" w:line="200" w:before="0" w:after="0"/>
      <w:jc w:val="left"/>
    </w:pPr>
    <w:rPr>
      <w:rFonts w:ascii="Noto Sans Regular" w:hAnsi="Noto Sans Regular" w:eastAsia="DejaVu Sans" w:cs="Liberation Sans"/>
      <w:b/>
      <w:color w:val="DBF5F9"/>
      <w:kern w:val="2"/>
      <w:sz w:val="72"/>
      <w:szCs w:val="24"/>
      <w:lang w:val="en-IN" w:eastAsia="zh-CN" w:bidi="hi-IN"/>
    </w:rPr>
  </w:style>
  <w:style w:type="paragraph" w:styleId="VividLTNotizen" w:customStyle="1">
    <w:name w:val="Vivid~LT~Notizen"/>
    <w:qFormat/>
    <w:pPr>
      <w:widowControl/>
      <w:suppressAutoHyphens w:val="true"/>
      <w:bidi w:val="0"/>
      <w:spacing w:lineRule="auto" w:line="264" w:before="0" w:after="113"/>
      <w:jc w:val="left"/>
    </w:pPr>
    <w:rPr>
      <w:rFonts w:ascii="Noto Sans" w:hAnsi="Noto Sans" w:eastAsia="DejaVu Sans" w:cs="Liberation Sans"/>
      <w:color w:val="auto"/>
      <w:kern w:val="2"/>
      <w:sz w:val="52"/>
      <w:szCs w:val="24"/>
      <w:lang w:val="en-IN" w:eastAsia="zh-CN" w:bidi="hi-IN"/>
    </w:rPr>
  </w:style>
  <w:style w:type="paragraph" w:styleId="VividLTHintergrundobjekte" w:customStyle="1">
    <w:name w:val="Vivid~LT~Hintergrundobjekte"/>
    <w:qFormat/>
    <w:pPr>
      <w:widowControl/>
      <w:suppressAutoHyphens w:val="true"/>
      <w:bidi w:val="0"/>
      <w:spacing w:before="0" w:after="0"/>
      <w:jc w:val="left"/>
    </w:pPr>
    <w:rPr>
      <w:rFonts w:ascii="Noto Sans Regular" w:hAnsi="Noto Sans Regular" w:eastAsia="DejaVu Sans" w:cs="Liberation Sans"/>
      <w:color w:val="DBF5F9"/>
      <w:kern w:val="2"/>
      <w:sz w:val="48"/>
      <w:szCs w:val="24"/>
      <w:lang w:val="en-IN" w:eastAsia="zh-CN" w:bidi="hi-IN"/>
    </w:rPr>
  </w:style>
  <w:style w:type="paragraph" w:styleId="VividLTHintergrund" w:customStyle="1">
    <w:name w:val="Vivid~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NatureIllustrationLTGliederung1" w:customStyle="1">
    <w:name w:val="Nature_Illustration~LT~Gliederung 1"/>
    <w:qFormat/>
    <w:pPr>
      <w:widowControl/>
      <w:suppressAutoHyphens w:val="true"/>
      <w:bidi w:val="0"/>
      <w:spacing w:before="0" w:after="159"/>
      <w:jc w:val="right"/>
    </w:pPr>
    <w:rPr>
      <w:rFonts w:ascii="Liberation Sans" w:hAnsi="Liberation Sans" w:eastAsia="DejaVu Sans" w:cs="Liberation Sans"/>
      <w:color w:val="auto"/>
      <w:kern w:val="2"/>
      <w:sz w:val="64"/>
      <w:szCs w:val="24"/>
      <w:lang w:val="en-IN" w:eastAsia="zh-CN" w:bidi="hi-IN"/>
    </w:rPr>
  </w:style>
  <w:style w:type="paragraph" w:styleId="NatureIllustrationLTGliederung2" w:customStyle="1">
    <w:name w:val="Nature_Illustration~LT~Gliederung 2"/>
    <w:basedOn w:val="NatureIllustrationLTGliederung1"/>
    <w:qFormat/>
    <w:pPr>
      <w:spacing w:before="0" w:after="127"/>
    </w:pPr>
    <w:rPr>
      <w:sz w:val="56"/>
    </w:rPr>
  </w:style>
  <w:style w:type="paragraph" w:styleId="NatureIllustrationLTGliederung3" w:customStyle="1">
    <w:name w:val="Nature_Illustration~LT~Gliederung 3"/>
    <w:basedOn w:val="NatureIllustrationLTGliederung2"/>
    <w:qFormat/>
    <w:pPr>
      <w:spacing w:before="0" w:after="95"/>
    </w:pPr>
    <w:rPr>
      <w:sz w:val="48"/>
    </w:rPr>
  </w:style>
  <w:style w:type="paragraph" w:styleId="NatureIllustrationLTGliederung4" w:customStyle="1">
    <w:name w:val="Nature_Illustration~LT~Gliederung 4"/>
    <w:basedOn w:val="NatureIllustrationLTGliederung3"/>
    <w:qFormat/>
    <w:pPr>
      <w:spacing w:before="0" w:after="63"/>
    </w:pPr>
    <w:rPr>
      <w:sz w:val="40"/>
    </w:rPr>
  </w:style>
  <w:style w:type="paragraph" w:styleId="NatureIllustrationLTGliederung5" w:customStyle="1">
    <w:name w:val="Nature_Illustration~LT~Gliederung 5"/>
    <w:basedOn w:val="NatureIllustrationLTGliederung4"/>
    <w:qFormat/>
    <w:pPr>
      <w:spacing w:before="0" w:after="31"/>
    </w:pPr>
    <w:rPr/>
  </w:style>
  <w:style w:type="paragraph" w:styleId="NatureIllustrationLTGliederung6" w:customStyle="1">
    <w:name w:val="Nature_Illustration~LT~Gliederung 6"/>
    <w:basedOn w:val="NatureIllustrationLTGliederung5"/>
    <w:qFormat/>
    <w:pPr/>
    <w:rPr/>
  </w:style>
  <w:style w:type="paragraph" w:styleId="NatureIllustrationLTGliederung7" w:customStyle="1">
    <w:name w:val="Nature_Illustration~LT~Gliederung 7"/>
    <w:basedOn w:val="NatureIllustrationLTGliederung6"/>
    <w:qFormat/>
    <w:pPr/>
    <w:rPr/>
  </w:style>
  <w:style w:type="paragraph" w:styleId="NatureIllustrationLTGliederung8" w:customStyle="1">
    <w:name w:val="Nature_Illustration~LT~Gliederung 8"/>
    <w:basedOn w:val="NatureIllustrationLTGliederung7"/>
    <w:qFormat/>
    <w:pPr/>
    <w:rPr/>
  </w:style>
  <w:style w:type="paragraph" w:styleId="NatureIllustrationLTGliederung9" w:customStyle="1">
    <w:name w:val="Nature_Illustration~LT~Gliederung 9"/>
    <w:basedOn w:val="NatureIllustrationLTGliederung8"/>
    <w:qFormat/>
    <w:pPr/>
    <w:rPr/>
  </w:style>
  <w:style w:type="paragraph" w:styleId="NatureIllustrationLTTitel" w:customStyle="1">
    <w:name w:val="Nature_Illustration~LT~Titel"/>
    <w:qFormat/>
    <w:pPr>
      <w:widowControl/>
      <w:suppressAutoHyphens w:val="true"/>
      <w:bidi w:val="0"/>
      <w:spacing w:before="0" w:after="0"/>
      <w:jc w:val="left"/>
    </w:pPr>
    <w:rPr>
      <w:rFonts w:ascii="Liberation Sans" w:hAnsi="Liberation Sans" w:eastAsia="DejaVu Sans" w:cs="Liberation Sans"/>
      <w:color w:val="auto"/>
      <w:kern w:val="2"/>
      <w:sz w:val="88"/>
      <w:szCs w:val="24"/>
      <w:lang w:val="en-IN" w:eastAsia="zh-CN" w:bidi="hi-IN"/>
    </w:rPr>
  </w:style>
  <w:style w:type="paragraph" w:styleId="NatureIllustrationLTUntertitel" w:customStyle="1">
    <w:name w:val="Nature_Illustration~LT~Untertitel"/>
    <w:qFormat/>
    <w:pPr>
      <w:widowControl/>
      <w:suppressAutoHyphens w:val="true"/>
      <w:bidi w:val="0"/>
      <w:spacing w:before="0" w:after="0"/>
      <w:jc w:val="center"/>
    </w:pPr>
    <w:rPr>
      <w:rFonts w:ascii="Liberation Sans" w:hAnsi="Liberation Sans" w:eastAsia="DejaVu Sans" w:cs="Liberation Sans"/>
      <w:color w:val="auto"/>
      <w:kern w:val="2"/>
      <w:sz w:val="64"/>
      <w:szCs w:val="24"/>
      <w:lang w:val="en-IN" w:eastAsia="zh-CN" w:bidi="hi-IN"/>
    </w:rPr>
  </w:style>
  <w:style w:type="paragraph" w:styleId="NatureIllustrationLTNotizen" w:customStyle="1">
    <w:name w:val="Nature_Illustration~LT~Notizen"/>
    <w:qFormat/>
    <w:pPr>
      <w:widowControl/>
      <w:suppressAutoHyphens w:val="true"/>
      <w:bidi w:val="0"/>
      <w:spacing w:before="0" w:after="0"/>
      <w:ind w:left="340" w:hanging="340"/>
      <w:jc w:val="left"/>
    </w:pPr>
    <w:rPr>
      <w:rFonts w:ascii="Liberation Sans" w:hAnsi="Liberation Sans" w:eastAsia="DejaVu Sans" w:cs="Liberation Sans"/>
      <w:color w:val="auto"/>
      <w:kern w:val="2"/>
      <w:sz w:val="56"/>
      <w:szCs w:val="24"/>
      <w:lang w:val="en-IN" w:eastAsia="zh-CN" w:bidi="hi-IN"/>
    </w:rPr>
  </w:style>
  <w:style w:type="paragraph" w:styleId="NatureIllustrationLTHintergrundobjekte" w:customStyle="1">
    <w:name w:val="Nature_Illustration~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NatureIllustrationLTHintergrund" w:customStyle="1">
    <w:name w:val="Nature_Illustration~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MidnightblueLTGliederung1" w:customStyle="1">
    <w:name w:val="Midnightblue~LT~Gliederung 1"/>
    <w:qFormat/>
    <w:pPr>
      <w:widowControl/>
      <w:suppressAutoHyphens w:val="true"/>
      <w:bidi w:val="0"/>
      <w:spacing w:before="0" w:after="211"/>
      <w:jc w:val="left"/>
    </w:pPr>
    <w:rPr>
      <w:rFonts w:ascii="Noto Sans SemiBold" w:hAnsi="Noto Sans SemiBold" w:eastAsia="DejaVu Sans" w:cs="Liberation Sans"/>
      <w:color w:val="2C3E50"/>
      <w:kern w:val="2"/>
      <w:sz w:val="64"/>
      <w:szCs w:val="24"/>
      <w:lang w:val="en-IN" w:eastAsia="zh-CN" w:bidi="hi-IN"/>
    </w:rPr>
  </w:style>
  <w:style w:type="paragraph" w:styleId="MidnightblueLTGliederung2" w:customStyle="1">
    <w:name w:val="Midnightblue~LT~Gliederung 2"/>
    <w:basedOn w:val="MidnightblueLTGliederung1"/>
    <w:qFormat/>
    <w:pPr>
      <w:spacing w:before="0" w:after="170"/>
    </w:pPr>
    <w:rPr>
      <w:rFonts w:ascii="Noto Sans Regular" w:hAnsi="Noto Sans Regular"/>
      <w:sz w:val="56"/>
    </w:rPr>
  </w:style>
  <w:style w:type="paragraph" w:styleId="MidnightblueLTGliederung3" w:customStyle="1">
    <w:name w:val="Midnightblue~LT~Gliederung 3"/>
    <w:basedOn w:val="MidnightblueLTGliederung2"/>
    <w:qFormat/>
    <w:pPr>
      <w:spacing w:before="0" w:after="127"/>
    </w:pPr>
    <w:rPr>
      <w:sz w:val="48"/>
    </w:rPr>
  </w:style>
  <w:style w:type="paragraph" w:styleId="MidnightblueLTGliederung4" w:customStyle="1">
    <w:name w:val="Midnightblue~LT~Gliederung 4"/>
    <w:basedOn w:val="MidnightblueLTGliederung3"/>
    <w:qFormat/>
    <w:pPr>
      <w:spacing w:before="0" w:after="84"/>
    </w:pPr>
    <w:rPr>
      <w:sz w:val="40"/>
    </w:rPr>
  </w:style>
  <w:style w:type="paragraph" w:styleId="MidnightblueLTGliederung5" w:customStyle="1">
    <w:name w:val="Midnightblue~LT~Gliederung 5"/>
    <w:basedOn w:val="MidnightblueLTGliederung4"/>
    <w:qFormat/>
    <w:pPr>
      <w:spacing w:before="0" w:after="42"/>
    </w:pPr>
    <w:rPr/>
  </w:style>
  <w:style w:type="paragraph" w:styleId="MidnightblueLTGliederung6" w:customStyle="1">
    <w:name w:val="Midnightblue~LT~Gliederung 6"/>
    <w:basedOn w:val="MidnightblueLTGliederung5"/>
    <w:qFormat/>
    <w:pPr/>
    <w:rPr/>
  </w:style>
  <w:style w:type="paragraph" w:styleId="MidnightblueLTGliederung7" w:customStyle="1">
    <w:name w:val="Midnightblue~LT~Gliederung 7"/>
    <w:basedOn w:val="MidnightblueLTGliederung6"/>
    <w:qFormat/>
    <w:pPr/>
    <w:rPr/>
  </w:style>
  <w:style w:type="paragraph" w:styleId="MidnightblueLTGliederung8" w:customStyle="1">
    <w:name w:val="Midnightblue~LT~Gliederung 8"/>
    <w:basedOn w:val="MidnightblueLTGliederung7"/>
    <w:qFormat/>
    <w:pPr/>
    <w:rPr/>
  </w:style>
  <w:style w:type="paragraph" w:styleId="MidnightblueLTGliederung9" w:customStyle="1">
    <w:name w:val="Midnightblue~LT~Gliederung 9"/>
    <w:basedOn w:val="MidnightblueLTGliederung8"/>
    <w:qFormat/>
    <w:pPr/>
    <w:rPr/>
  </w:style>
  <w:style w:type="paragraph" w:styleId="MidnightblueLTTitel" w:customStyle="1">
    <w:name w:val="Midnightblue~LT~Titel"/>
    <w:qFormat/>
    <w:pPr>
      <w:widowControl/>
      <w:suppressAutoHyphens w:val="true"/>
      <w:bidi w:val="0"/>
      <w:spacing w:before="0" w:after="0"/>
      <w:jc w:val="left"/>
    </w:pPr>
    <w:rPr>
      <w:rFonts w:ascii="Noto Sans Black" w:hAnsi="Noto Sans Black" w:eastAsia="DejaVu Sans" w:cs="Liberation Sans"/>
      <w:color w:val="FFFFFF"/>
      <w:kern w:val="2"/>
      <w:sz w:val="72"/>
      <w:szCs w:val="24"/>
      <w:lang w:val="en-IN" w:eastAsia="zh-CN" w:bidi="hi-IN"/>
    </w:rPr>
  </w:style>
  <w:style w:type="paragraph" w:styleId="MidnightblueLTUntertitel" w:customStyle="1">
    <w:name w:val="Midnightblue~LT~Untertitel"/>
    <w:qFormat/>
    <w:pPr>
      <w:widowControl/>
      <w:suppressAutoHyphens w:val="true"/>
      <w:bidi w:val="0"/>
      <w:spacing w:before="0" w:after="0"/>
      <w:jc w:val="center"/>
    </w:pPr>
    <w:rPr>
      <w:rFonts w:ascii="Noto Sans Regular" w:hAnsi="Noto Sans Regular" w:eastAsia="DejaVu Sans" w:cs="Liberation Sans"/>
      <w:color w:val="2C3E50"/>
      <w:kern w:val="2"/>
      <w:sz w:val="64"/>
      <w:szCs w:val="24"/>
      <w:lang w:val="en-IN" w:eastAsia="zh-CN" w:bidi="hi-IN"/>
    </w:rPr>
  </w:style>
  <w:style w:type="paragraph" w:styleId="MidnightblueLTNotizen" w:customStyle="1">
    <w:name w:val="Midnightblue~LT~Notizen"/>
    <w:qFormat/>
    <w:pPr>
      <w:widowControl/>
      <w:suppressAutoHyphens w:val="true"/>
      <w:bidi w:val="0"/>
      <w:spacing w:before="0" w:after="0"/>
      <w:ind w:left="340" w:hanging="340"/>
      <w:jc w:val="left"/>
    </w:pPr>
    <w:rPr>
      <w:rFonts w:ascii="Noto Sans Regular" w:hAnsi="Noto Sans Regular" w:eastAsia="DejaVu Sans" w:cs="Liberation Sans"/>
      <w:color w:val="auto"/>
      <w:kern w:val="2"/>
      <w:sz w:val="56"/>
      <w:szCs w:val="24"/>
      <w:lang w:val="en-IN" w:eastAsia="zh-CN" w:bidi="hi-IN"/>
    </w:rPr>
  </w:style>
  <w:style w:type="paragraph" w:styleId="MidnightblueLTHintergrundobjekte" w:customStyle="1">
    <w:name w:val="Midnightblue~LT~Hintergrundobjekte"/>
    <w:qFormat/>
    <w:pPr>
      <w:widowControl/>
      <w:suppressAutoHyphens w:val="true"/>
      <w:bidi w:val="0"/>
      <w:spacing w:before="0" w:after="0"/>
      <w:jc w:val="left"/>
    </w:pPr>
    <w:rPr>
      <w:rFonts w:ascii="Noto Sans Black" w:hAnsi="Noto Sans Black" w:eastAsia="DejaVu Sans" w:cs="Liberation Sans"/>
      <w:color w:val="FFFFFF"/>
      <w:kern w:val="2"/>
      <w:sz w:val="36"/>
      <w:szCs w:val="24"/>
      <w:lang w:val="en-IN" w:eastAsia="zh-CN" w:bidi="hi-IN"/>
    </w:rPr>
  </w:style>
  <w:style w:type="paragraph" w:styleId="MidnightblueLTHintergrund" w:customStyle="1">
    <w:name w:val="Midnightblue~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SunsetLTGliederung1" w:customStyle="1">
    <w:name w:val="Sunset~LT~Gliederung 1"/>
    <w:qFormat/>
    <w:pPr>
      <w:widowControl/>
      <w:suppressAutoHyphens w:val="true"/>
      <w:bidi w:val="0"/>
      <w:spacing w:before="0" w:after="213"/>
      <w:jc w:val="left"/>
    </w:pPr>
    <w:rPr>
      <w:rFonts w:ascii="Liberation Sans" w:hAnsi="Liberation Sans" w:eastAsia="DejaVu Sans" w:cs="Liberation Sans"/>
      <w:color w:val="FFFFFF"/>
      <w:kern w:val="2"/>
      <w:sz w:val="48"/>
      <w:szCs w:val="24"/>
      <w:lang w:val="en-IN" w:eastAsia="zh-CN" w:bidi="hi-IN"/>
    </w:rPr>
  </w:style>
  <w:style w:type="paragraph" w:styleId="SunsetLTGliederung2" w:customStyle="1">
    <w:name w:val="Sunset~LT~Gliederung 2"/>
    <w:basedOn w:val="SunsetLTGliederung1"/>
    <w:qFormat/>
    <w:pPr>
      <w:spacing w:before="0" w:after="170"/>
    </w:pPr>
    <w:rPr>
      <w:sz w:val="42"/>
    </w:rPr>
  </w:style>
  <w:style w:type="paragraph" w:styleId="SunsetLTGliederung3" w:customStyle="1">
    <w:name w:val="Sunset~LT~Gliederung 3"/>
    <w:basedOn w:val="SunsetLTGliederung2"/>
    <w:qFormat/>
    <w:pPr>
      <w:spacing w:before="0" w:after="127"/>
    </w:pPr>
    <w:rPr>
      <w:sz w:val="36"/>
    </w:rPr>
  </w:style>
  <w:style w:type="paragraph" w:styleId="SunsetLTGliederung4" w:customStyle="1">
    <w:name w:val="Sunset~LT~Gliederung 4"/>
    <w:basedOn w:val="SunsetLTGliederung3"/>
    <w:qFormat/>
    <w:pPr>
      <w:spacing w:before="0" w:after="84"/>
    </w:pPr>
    <w:rPr>
      <w:sz w:val="30"/>
    </w:rPr>
  </w:style>
  <w:style w:type="paragraph" w:styleId="SunsetLTGliederung5" w:customStyle="1">
    <w:name w:val="Sunset~LT~Gliederung 5"/>
    <w:basedOn w:val="SunsetLTGliederung4"/>
    <w:qFormat/>
    <w:pPr>
      <w:spacing w:before="0" w:after="42"/>
    </w:pPr>
    <w:rPr/>
  </w:style>
  <w:style w:type="paragraph" w:styleId="SunsetLTGliederung6" w:customStyle="1">
    <w:name w:val="Sunset~LT~Gliederung 6"/>
    <w:basedOn w:val="SunsetLTGliederung5"/>
    <w:qFormat/>
    <w:pPr/>
    <w:rPr/>
  </w:style>
  <w:style w:type="paragraph" w:styleId="SunsetLTGliederung7" w:customStyle="1">
    <w:name w:val="Sunset~LT~Gliederung 7"/>
    <w:basedOn w:val="SunsetLTGliederung6"/>
    <w:qFormat/>
    <w:pPr/>
    <w:rPr/>
  </w:style>
  <w:style w:type="paragraph" w:styleId="SunsetLTGliederung8" w:customStyle="1">
    <w:name w:val="Sunset~LT~Gliederung 8"/>
    <w:basedOn w:val="SunsetLTGliederung7"/>
    <w:qFormat/>
    <w:pPr/>
    <w:rPr/>
  </w:style>
  <w:style w:type="paragraph" w:styleId="SunsetLTGliederung9" w:customStyle="1">
    <w:name w:val="Sunset~LT~Gliederung 9"/>
    <w:basedOn w:val="SunsetLTGliederung8"/>
    <w:qFormat/>
    <w:pPr/>
    <w:rPr/>
  </w:style>
  <w:style w:type="paragraph" w:styleId="SunsetLTTitel" w:customStyle="1">
    <w:name w:val="Sunset~LT~Titel"/>
    <w:qFormat/>
    <w:pPr>
      <w:widowControl/>
      <w:suppressAutoHyphens w:val="true"/>
      <w:bidi w:val="0"/>
      <w:spacing w:before="0" w:after="0"/>
      <w:jc w:val="center"/>
    </w:pPr>
    <w:rPr>
      <w:rFonts w:ascii="Liberation Sans" w:hAnsi="Liberation Sans" w:eastAsia="DejaVu Sans" w:cs="Liberation Sans"/>
      <w:b/>
      <w:color w:val="FFFFFF"/>
      <w:kern w:val="2"/>
      <w:sz w:val="66"/>
      <w:szCs w:val="24"/>
      <w:lang w:val="en-IN" w:eastAsia="zh-CN" w:bidi="hi-IN"/>
    </w:rPr>
  </w:style>
  <w:style w:type="paragraph" w:styleId="SunsetLTUntertitel" w:customStyle="1">
    <w:name w:val="Sunset~LT~Untertitel"/>
    <w:qFormat/>
    <w:pPr>
      <w:widowControl/>
      <w:suppressAutoHyphens w:val="true"/>
      <w:bidi w:val="0"/>
      <w:spacing w:before="0" w:after="0"/>
      <w:jc w:val="center"/>
    </w:pPr>
    <w:rPr>
      <w:rFonts w:ascii="Liberation Sans" w:hAnsi="Liberation Sans" w:eastAsia="DejaVu Sans" w:cs="Liberation Sans"/>
      <w:color w:val="auto"/>
      <w:kern w:val="2"/>
      <w:sz w:val="64"/>
      <w:szCs w:val="24"/>
      <w:lang w:val="en-IN" w:eastAsia="zh-CN" w:bidi="hi-IN"/>
    </w:rPr>
  </w:style>
  <w:style w:type="paragraph" w:styleId="SunsetLTNotizen" w:customStyle="1">
    <w:name w:val="Sunset~LT~Notizen"/>
    <w:qFormat/>
    <w:pPr>
      <w:widowControl/>
      <w:suppressAutoHyphens w:val="true"/>
      <w:bidi w:val="0"/>
      <w:spacing w:before="0" w:after="0"/>
      <w:ind w:left="340" w:hanging="0"/>
      <w:jc w:val="left"/>
    </w:pPr>
    <w:rPr>
      <w:rFonts w:ascii="Liberation Sans" w:hAnsi="Liberation Sans" w:eastAsia="DejaVu Sans" w:cs="Liberation Sans"/>
      <w:color w:val="auto"/>
      <w:kern w:val="2"/>
      <w:sz w:val="58"/>
      <w:szCs w:val="24"/>
      <w:lang w:val="en-IN" w:eastAsia="zh-CN" w:bidi="hi-IN"/>
    </w:rPr>
  </w:style>
  <w:style w:type="paragraph" w:styleId="SunsetLTHintergrundobjekte" w:customStyle="1">
    <w:name w:val="Sunset~LT~Hintergrundobjekte"/>
    <w:qFormat/>
    <w:pPr>
      <w:widowControl/>
      <w:suppressAutoHyphens w:val="true"/>
      <w:bidi w:val="0"/>
      <w:spacing w:before="0" w:after="0"/>
      <w:jc w:val="left"/>
    </w:pPr>
    <w:rPr>
      <w:rFonts w:ascii="Liberation Sans" w:hAnsi="Liberation Sans" w:eastAsia="DejaVu Sans" w:cs="Liberation Sans"/>
      <w:color w:val="770707"/>
      <w:kern w:val="2"/>
      <w:sz w:val="28"/>
      <w:szCs w:val="24"/>
      <w:lang w:val="en-IN" w:eastAsia="zh-CN" w:bidi="hi-IN"/>
    </w:rPr>
  </w:style>
  <w:style w:type="paragraph" w:styleId="SunsetLTHintergrund" w:customStyle="1">
    <w:name w:val="Sunse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LushGreenLTGliederung1" w:customStyle="1">
    <w:name w:val="LushGreen~LT~Gliederung 1"/>
    <w:qFormat/>
    <w:pPr>
      <w:widowControl/>
      <w:suppressAutoHyphens w:val="true"/>
      <w:bidi w:val="0"/>
      <w:spacing w:before="0" w:after="212"/>
      <w:jc w:val="left"/>
    </w:pPr>
    <w:rPr>
      <w:rFonts w:ascii="Noto Sans" w:hAnsi="Noto Sans" w:eastAsia="DejaVu Sans" w:cs="Liberation Sans"/>
      <w:color w:val="auto"/>
      <w:kern w:val="2"/>
      <w:sz w:val="64"/>
      <w:szCs w:val="24"/>
      <w:lang w:val="en-IN" w:eastAsia="zh-CN" w:bidi="hi-IN"/>
    </w:rPr>
  </w:style>
  <w:style w:type="paragraph" w:styleId="LushGreenLTGliederung2" w:customStyle="1">
    <w:name w:val="LushGreen~LT~Gliederung 2"/>
    <w:basedOn w:val="LushGreenLTGliederung1"/>
    <w:qFormat/>
    <w:pPr>
      <w:spacing w:before="0" w:after="170"/>
    </w:pPr>
    <w:rPr>
      <w:sz w:val="56"/>
    </w:rPr>
  </w:style>
  <w:style w:type="paragraph" w:styleId="LushGreenLTGliederung3" w:customStyle="1">
    <w:name w:val="LushGreen~LT~Gliederung 3"/>
    <w:basedOn w:val="LushGreenLTGliederung2"/>
    <w:qFormat/>
    <w:pPr>
      <w:spacing w:before="0" w:after="127"/>
    </w:pPr>
    <w:rPr>
      <w:sz w:val="48"/>
    </w:rPr>
  </w:style>
  <w:style w:type="paragraph" w:styleId="LushGreenLTGliederung4" w:customStyle="1">
    <w:name w:val="LushGreen~LT~Gliederung 4"/>
    <w:basedOn w:val="LushGreenLTGliederung3"/>
    <w:qFormat/>
    <w:pPr>
      <w:spacing w:before="0" w:after="84"/>
    </w:pPr>
    <w:rPr>
      <w:sz w:val="40"/>
    </w:rPr>
  </w:style>
  <w:style w:type="paragraph" w:styleId="LushGreenLTGliederung5" w:customStyle="1">
    <w:name w:val="LushGreen~LT~Gliederung 5"/>
    <w:basedOn w:val="LushGreenLTGliederung4"/>
    <w:qFormat/>
    <w:pPr>
      <w:spacing w:before="0" w:after="42"/>
    </w:pPr>
    <w:rPr/>
  </w:style>
  <w:style w:type="paragraph" w:styleId="LushGreenLTGliederung6" w:customStyle="1">
    <w:name w:val="LushGreen~LT~Gliederung 6"/>
    <w:basedOn w:val="LushGreenLTGliederung5"/>
    <w:qFormat/>
    <w:pPr/>
    <w:rPr/>
  </w:style>
  <w:style w:type="paragraph" w:styleId="LushGreenLTGliederung7" w:customStyle="1">
    <w:name w:val="LushGreen~LT~Gliederung 7"/>
    <w:basedOn w:val="LushGreenLTGliederung6"/>
    <w:qFormat/>
    <w:pPr/>
    <w:rPr/>
  </w:style>
  <w:style w:type="paragraph" w:styleId="LushGreenLTGliederung8" w:customStyle="1">
    <w:name w:val="LushGreen~LT~Gliederung 8"/>
    <w:basedOn w:val="LushGreenLTGliederung7"/>
    <w:qFormat/>
    <w:pPr/>
    <w:rPr/>
  </w:style>
  <w:style w:type="paragraph" w:styleId="LushGreenLTGliederung9" w:customStyle="1">
    <w:name w:val="LushGreen~LT~Gliederung 9"/>
    <w:basedOn w:val="LushGreenLTGliederung8"/>
    <w:qFormat/>
    <w:pPr/>
    <w:rPr/>
  </w:style>
  <w:style w:type="paragraph" w:styleId="LushGreenLTTitel" w:customStyle="1">
    <w:name w:val="LushGreen~LT~Titel"/>
    <w:qFormat/>
    <w:pPr>
      <w:widowControl/>
      <w:suppressAutoHyphens w:val="true"/>
      <w:bidi w:val="0"/>
      <w:spacing w:before="0" w:after="0"/>
      <w:jc w:val="center"/>
    </w:pPr>
    <w:rPr>
      <w:rFonts w:ascii="Noto Sans" w:hAnsi="Noto Sans" w:eastAsia="DejaVu Sans" w:cs="Liberation Sans"/>
      <w:color w:val="FFFFFF"/>
      <w:kern w:val="2"/>
      <w:sz w:val="88"/>
      <w:szCs w:val="24"/>
      <w:lang w:val="en-IN" w:eastAsia="zh-CN" w:bidi="hi-IN"/>
    </w:rPr>
  </w:style>
  <w:style w:type="paragraph" w:styleId="LushGreenLTUntertitel" w:customStyle="1">
    <w:name w:val="LushGreen~LT~Untertitel"/>
    <w:qFormat/>
    <w:pPr>
      <w:widowControl/>
      <w:suppressAutoHyphens w:val="true"/>
      <w:bidi w:val="0"/>
      <w:spacing w:before="0" w:after="0"/>
      <w:jc w:val="center"/>
    </w:pPr>
    <w:rPr>
      <w:rFonts w:ascii="Liberation Sans" w:hAnsi="Liberation Sans" w:eastAsia="DejaVu Sans" w:cs="Liberation Sans"/>
      <w:color w:val="auto"/>
      <w:kern w:val="2"/>
      <w:sz w:val="64"/>
      <w:szCs w:val="24"/>
      <w:lang w:val="en-IN" w:eastAsia="zh-CN" w:bidi="hi-IN"/>
    </w:rPr>
  </w:style>
  <w:style w:type="paragraph" w:styleId="LushGreenLTNotizen" w:customStyle="1">
    <w:name w:val="LushGreen~LT~Notizen"/>
    <w:qFormat/>
    <w:pPr>
      <w:widowControl/>
      <w:suppressAutoHyphens w:val="true"/>
      <w:bidi w:val="0"/>
      <w:spacing w:before="0" w:after="0"/>
      <w:ind w:left="340" w:hanging="340"/>
      <w:jc w:val="left"/>
    </w:pPr>
    <w:rPr>
      <w:rFonts w:ascii="Liberation Sans" w:hAnsi="Liberation Sans" w:eastAsia="DejaVu Sans" w:cs="Liberation Sans"/>
      <w:color w:val="auto"/>
      <w:kern w:val="2"/>
      <w:sz w:val="56"/>
      <w:szCs w:val="24"/>
      <w:lang w:val="en-IN" w:eastAsia="zh-CN" w:bidi="hi-IN"/>
    </w:rPr>
  </w:style>
  <w:style w:type="paragraph" w:styleId="LushGreenLTHintergrundobjekte" w:customStyle="1">
    <w:name w:val="LushGreen~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LushGreenLTHintergrund" w:customStyle="1">
    <w:name w:val="LushGreen~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InspirationLTGliederung1" w:customStyle="1">
    <w:name w:val="Inspiration~LT~Gliederung 1"/>
    <w:qFormat/>
    <w:pPr>
      <w:widowControl/>
      <w:suppressAutoHyphens w:val="true"/>
      <w:bidi w:val="0"/>
      <w:spacing w:before="0" w:after="212"/>
      <w:jc w:val="left"/>
    </w:pPr>
    <w:rPr>
      <w:rFonts w:ascii="Liberation Sans" w:hAnsi="Liberation Sans" w:eastAsia="DejaVu Sans" w:cs="Liberation Sans"/>
      <w:color w:val="auto"/>
      <w:kern w:val="2"/>
      <w:sz w:val="52"/>
      <w:szCs w:val="24"/>
      <w:lang w:val="en-IN" w:eastAsia="zh-CN" w:bidi="hi-IN"/>
    </w:rPr>
  </w:style>
  <w:style w:type="paragraph" w:styleId="InspirationLTGliederung2" w:customStyle="1">
    <w:name w:val="Inspiration~LT~Gliederung 2"/>
    <w:basedOn w:val="InspirationLTGliederung1"/>
    <w:qFormat/>
    <w:pPr>
      <w:spacing w:before="0" w:after="170"/>
    </w:pPr>
    <w:rPr/>
  </w:style>
  <w:style w:type="paragraph" w:styleId="InspirationLTGliederung3" w:customStyle="1">
    <w:name w:val="Inspiration~LT~Gliederung 3"/>
    <w:basedOn w:val="InspirationLTGliederung2"/>
    <w:qFormat/>
    <w:pPr>
      <w:spacing w:before="0" w:after="127"/>
    </w:pPr>
    <w:rPr/>
  </w:style>
  <w:style w:type="paragraph" w:styleId="InspirationLTGliederung4" w:customStyle="1">
    <w:name w:val="Inspiration~LT~Gliederung 4"/>
    <w:basedOn w:val="InspirationLTGliederung3"/>
    <w:qFormat/>
    <w:pPr>
      <w:spacing w:before="0" w:after="84"/>
    </w:pPr>
    <w:rPr/>
  </w:style>
  <w:style w:type="paragraph" w:styleId="InspirationLTGliederung5" w:customStyle="1">
    <w:name w:val="Inspiration~LT~Gliederung 5"/>
    <w:basedOn w:val="InspirationLTGliederung4"/>
    <w:qFormat/>
    <w:pPr>
      <w:spacing w:before="0" w:after="42"/>
    </w:pPr>
    <w:rPr/>
  </w:style>
  <w:style w:type="paragraph" w:styleId="InspirationLTGliederung6" w:customStyle="1">
    <w:name w:val="Inspiration~LT~Gliederung 6"/>
    <w:basedOn w:val="InspirationLTGliederung5"/>
    <w:qFormat/>
    <w:pPr/>
    <w:rPr/>
  </w:style>
  <w:style w:type="paragraph" w:styleId="InspirationLTGliederung7" w:customStyle="1">
    <w:name w:val="Inspiration~LT~Gliederung 7"/>
    <w:basedOn w:val="InspirationLTGliederung6"/>
    <w:qFormat/>
    <w:pPr/>
    <w:rPr/>
  </w:style>
  <w:style w:type="paragraph" w:styleId="InspirationLTGliederung8" w:customStyle="1">
    <w:name w:val="Inspiration~LT~Gliederung 8"/>
    <w:basedOn w:val="InspirationLTGliederung7"/>
    <w:qFormat/>
    <w:pPr/>
    <w:rPr>
      <w:sz w:val="40"/>
    </w:rPr>
  </w:style>
  <w:style w:type="paragraph" w:styleId="InspirationLTGliederung9" w:customStyle="1">
    <w:name w:val="Inspiration~LT~Gliederung 9"/>
    <w:basedOn w:val="InspirationLTGliederung8"/>
    <w:qFormat/>
    <w:pPr/>
    <w:rPr/>
  </w:style>
  <w:style w:type="paragraph" w:styleId="InspirationLTTitel" w:customStyle="1">
    <w:name w:val="Inspiration~LT~Titel"/>
    <w:qFormat/>
    <w:pPr>
      <w:widowControl/>
      <w:suppressAutoHyphens w:val="true"/>
      <w:bidi w:val="0"/>
      <w:spacing w:before="0" w:after="0"/>
      <w:jc w:val="left"/>
    </w:pPr>
    <w:rPr>
      <w:rFonts w:ascii="Liberation Sans" w:hAnsi="Liberation Sans" w:eastAsia="DejaVu Sans" w:cs="Liberation Sans"/>
      <w:color w:val="auto"/>
      <w:kern w:val="2"/>
      <w:sz w:val="72"/>
      <w:szCs w:val="24"/>
      <w:lang w:val="en-IN" w:eastAsia="zh-CN" w:bidi="hi-IN"/>
    </w:rPr>
  </w:style>
  <w:style w:type="paragraph" w:styleId="InspirationLTUntertitel" w:customStyle="1">
    <w:name w:val="Inspiration~LT~Untertitel"/>
    <w:qFormat/>
    <w:pPr>
      <w:widowControl/>
      <w:suppressAutoHyphens w:val="true"/>
      <w:bidi w:val="0"/>
      <w:spacing w:before="0" w:after="0"/>
      <w:jc w:val="center"/>
    </w:pPr>
    <w:rPr>
      <w:rFonts w:ascii="Liberation Sans" w:hAnsi="Liberation Sans" w:eastAsia="DejaVu Sans" w:cs="Liberation Sans"/>
      <w:color w:val="auto"/>
      <w:kern w:val="2"/>
      <w:sz w:val="64"/>
      <w:szCs w:val="24"/>
      <w:lang w:val="en-IN" w:eastAsia="zh-CN" w:bidi="hi-IN"/>
    </w:rPr>
  </w:style>
  <w:style w:type="paragraph" w:styleId="InspirationLTNotizen" w:customStyle="1">
    <w:name w:val="Inspiration~LT~Notizen"/>
    <w:qFormat/>
    <w:pPr>
      <w:widowControl/>
      <w:suppressAutoHyphens w:val="true"/>
      <w:bidi w:val="0"/>
      <w:spacing w:before="0" w:after="0"/>
      <w:ind w:left="340" w:hanging="0"/>
      <w:jc w:val="left"/>
    </w:pPr>
    <w:rPr>
      <w:rFonts w:ascii="Liberation Sans" w:hAnsi="Liberation Sans" w:eastAsia="DejaVu Sans" w:cs="Liberation Sans"/>
      <w:color w:val="auto"/>
      <w:kern w:val="2"/>
      <w:sz w:val="58"/>
      <w:szCs w:val="24"/>
      <w:lang w:val="en-IN" w:eastAsia="zh-CN" w:bidi="hi-IN"/>
    </w:rPr>
  </w:style>
  <w:style w:type="paragraph" w:styleId="InspirationLTHintergrundobjekte" w:customStyle="1">
    <w:name w:val="Inspiration~LT~Hintergrundobjekte"/>
    <w:qFormat/>
    <w:pPr>
      <w:widowControl/>
      <w:suppressAutoHyphens w:val="true"/>
      <w:bidi w:val="0"/>
      <w:spacing w:before="0" w:after="0"/>
      <w:jc w:val="left"/>
    </w:pPr>
    <w:rPr>
      <w:rFonts w:ascii="Liberation Sans" w:hAnsi="Liberation Sans" w:eastAsia="DejaVu Sans" w:cs="Liberation Sans"/>
      <w:color w:val="auto"/>
      <w:kern w:val="2"/>
      <w:sz w:val="28"/>
      <w:szCs w:val="24"/>
      <w:lang w:val="en-IN" w:eastAsia="zh-CN" w:bidi="hi-IN"/>
    </w:rPr>
  </w:style>
  <w:style w:type="paragraph" w:styleId="InspirationLTHintergrund" w:customStyle="1">
    <w:name w:val="Inspiration~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FocusLTGliederung1" w:customStyle="1">
    <w:name w:val="Focus~LT~Gliederung 1"/>
    <w:qFormat/>
    <w:pPr>
      <w:widowControl/>
      <w:suppressAutoHyphens w:val="true"/>
      <w:bidi w:val="0"/>
      <w:spacing w:before="0" w:after="212"/>
      <w:jc w:val="center"/>
    </w:pPr>
    <w:rPr>
      <w:rFonts w:ascii="DejaVu Sans" w:hAnsi="DejaVu Sans" w:eastAsia="DejaVu Sans" w:cs="Liberation Sans"/>
      <w:color w:val="666666"/>
      <w:kern w:val="2"/>
      <w:sz w:val="64"/>
      <w:szCs w:val="24"/>
      <w:lang w:val="en-IN" w:eastAsia="zh-CN" w:bidi="hi-IN"/>
    </w:rPr>
  </w:style>
  <w:style w:type="paragraph" w:styleId="FocusLTGliederung2" w:customStyle="1">
    <w:name w:val="Focus~LT~Gliederung 2"/>
    <w:basedOn w:val="FocusLTGliederung1"/>
    <w:qFormat/>
    <w:pPr>
      <w:spacing w:before="0" w:after="170"/>
    </w:pPr>
    <w:rPr/>
  </w:style>
  <w:style w:type="paragraph" w:styleId="FocusLTGliederung3" w:customStyle="1">
    <w:name w:val="Focus~LT~Gliederung 3"/>
    <w:basedOn w:val="FocusLTGliederung2"/>
    <w:qFormat/>
    <w:pPr>
      <w:spacing w:before="0" w:after="127"/>
    </w:pPr>
    <w:rPr/>
  </w:style>
  <w:style w:type="paragraph" w:styleId="FocusLTGliederung4" w:customStyle="1">
    <w:name w:val="Focus~LT~Gliederung 4"/>
    <w:basedOn w:val="FocusLTGliederung3"/>
    <w:qFormat/>
    <w:pPr>
      <w:spacing w:before="0" w:after="84"/>
    </w:pPr>
    <w:rPr/>
  </w:style>
  <w:style w:type="paragraph" w:styleId="FocusLTGliederung5" w:customStyle="1">
    <w:name w:val="Focus~LT~Gliederung 5"/>
    <w:basedOn w:val="FocusLTGliederung4"/>
    <w:qFormat/>
    <w:pPr>
      <w:spacing w:before="0" w:after="43"/>
    </w:pPr>
    <w:rPr/>
  </w:style>
  <w:style w:type="paragraph" w:styleId="FocusLTGliederung6" w:customStyle="1">
    <w:name w:val="Focus~LT~Gliederung 6"/>
    <w:basedOn w:val="FocusLTGliederung5"/>
    <w:qFormat/>
    <w:pPr>
      <w:spacing w:before="0" w:after="42"/>
    </w:pPr>
    <w:rPr/>
  </w:style>
  <w:style w:type="paragraph" w:styleId="FocusLTGliederung7" w:customStyle="1">
    <w:name w:val="Focus~LT~Gliederung 7"/>
    <w:basedOn w:val="FocusLTGliederung6"/>
    <w:qFormat/>
    <w:pPr>
      <w:spacing w:before="0" w:after="43"/>
    </w:pPr>
    <w:rPr/>
  </w:style>
  <w:style w:type="paragraph" w:styleId="FocusLTGliederung8" w:customStyle="1">
    <w:name w:val="Focus~LT~Gliederung 8"/>
    <w:basedOn w:val="FocusLTGliederung7"/>
    <w:qFormat/>
    <w:pPr>
      <w:spacing w:before="0" w:after="42"/>
    </w:pPr>
    <w:rPr/>
  </w:style>
  <w:style w:type="paragraph" w:styleId="FocusLTGliederung9" w:customStyle="1">
    <w:name w:val="Focus~LT~Gliederung 9"/>
    <w:basedOn w:val="FocusLTGliederung8"/>
    <w:qFormat/>
    <w:pPr>
      <w:spacing w:before="0" w:after="43"/>
    </w:pPr>
    <w:rPr/>
  </w:style>
  <w:style w:type="paragraph" w:styleId="FocusLTTitel" w:customStyle="1">
    <w:name w:val="Focus~LT~Titel"/>
    <w:qFormat/>
    <w:pPr>
      <w:widowControl/>
      <w:suppressAutoHyphens w:val="true"/>
      <w:bidi w:val="0"/>
      <w:spacing w:before="0" w:after="0"/>
      <w:jc w:val="center"/>
    </w:pPr>
    <w:rPr>
      <w:rFonts w:ascii="DejaVu Sans" w:hAnsi="DejaVu Sans" w:eastAsia="DejaVu Sans" w:cs="Liberation Sans"/>
      <w:color w:val="FFFFFF"/>
      <w:kern w:val="2"/>
      <w:sz w:val="88"/>
      <w:szCs w:val="24"/>
      <w:lang w:val="en-IN" w:eastAsia="zh-CN" w:bidi="hi-IN"/>
    </w:rPr>
  </w:style>
  <w:style w:type="paragraph" w:styleId="FocusLTUntertitel" w:customStyle="1">
    <w:name w:val="Focus~LT~Untertitel"/>
    <w:qFormat/>
    <w:pPr>
      <w:widowControl/>
      <w:suppressAutoHyphens w:val="true"/>
      <w:bidi w:val="0"/>
      <w:spacing w:before="0" w:after="0"/>
      <w:jc w:val="center"/>
    </w:pPr>
    <w:rPr>
      <w:rFonts w:ascii="DejaVu Sans" w:hAnsi="DejaVu Sans" w:eastAsia="DejaVu Sans" w:cs="Liberation Sans"/>
      <w:color w:val="666666"/>
      <w:kern w:val="2"/>
      <w:sz w:val="64"/>
      <w:szCs w:val="24"/>
      <w:lang w:val="en-IN" w:eastAsia="zh-CN" w:bidi="hi-IN"/>
    </w:rPr>
  </w:style>
  <w:style w:type="paragraph" w:styleId="FocusLTNotizen" w:customStyle="1">
    <w:name w:val="Focus~LT~Notizen"/>
    <w:qFormat/>
    <w:pPr>
      <w:widowControl/>
      <w:suppressAutoHyphens w:val="true"/>
      <w:bidi w:val="0"/>
      <w:spacing w:before="0" w:after="0"/>
      <w:ind w:left="340" w:hanging="340"/>
      <w:jc w:val="left"/>
    </w:pPr>
    <w:rPr>
      <w:rFonts w:ascii="DejaVu Sans Condensed" w:hAnsi="DejaVu Sans Condensed" w:eastAsia="DejaVu Sans" w:cs="Liberation Sans"/>
      <w:color w:val="auto"/>
      <w:kern w:val="2"/>
      <w:sz w:val="56"/>
      <w:szCs w:val="24"/>
      <w:lang w:val="en-IN" w:eastAsia="zh-CN" w:bidi="hi-IN"/>
    </w:rPr>
  </w:style>
  <w:style w:type="paragraph" w:styleId="FocusLTHintergrundobjekte" w:customStyle="1">
    <w:name w:val="Focus~LT~Hintergrundobjekte"/>
    <w:qFormat/>
    <w:pPr>
      <w:widowControl/>
      <w:suppressAutoHyphens w:val="true"/>
      <w:bidi w:val="0"/>
      <w:spacing w:before="0" w:after="0"/>
      <w:jc w:val="left"/>
    </w:pPr>
    <w:rPr>
      <w:rFonts w:ascii="DejaVu Sans" w:hAnsi="DejaVu Sans" w:eastAsia="DejaVu Sans" w:cs="Liberation Sans"/>
      <w:color w:val="DDDDDD"/>
      <w:kern w:val="2"/>
      <w:sz w:val="28"/>
      <w:szCs w:val="24"/>
      <w:lang w:val="en-IN" w:eastAsia="zh-CN" w:bidi="hi-IN"/>
    </w:rPr>
  </w:style>
  <w:style w:type="paragraph" w:styleId="FocusLTHintergrund" w:customStyle="1">
    <w:name w:val="Focus~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DNALTGliederung1" w:customStyle="1">
    <w:name w:val="DNA~LT~Gliederung 1"/>
    <w:qFormat/>
    <w:pPr>
      <w:widowControl/>
      <w:suppressAutoHyphens w:val="true"/>
      <w:bidi w:val="0"/>
      <w:spacing w:before="0" w:after="212"/>
      <w:jc w:val="left"/>
    </w:pPr>
    <w:rPr>
      <w:rFonts w:ascii="Liberation Sans" w:hAnsi="Liberation Sans" w:eastAsia="DejaVu Sans" w:cs="Liberation Sans"/>
      <w:color w:val="050505"/>
      <w:kern w:val="2"/>
      <w:sz w:val="48"/>
      <w:szCs w:val="24"/>
      <w:lang w:val="en-IN" w:eastAsia="zh-CN" w:bidi="hi-IN"/>
    </w:rPr>
  </w:style>
  <w:style w:type="paragraph" w:styleId="DNALTGliederung2" w:customStyle="1">
    <w:name w:val="DNA~LT~Gliederung 2"/>
    <w:basedOn w:val="DNALTGliederung1"/>
    <w:qFormat/>
    <w:pPr>
      <w:spacing w:before="0" w:after="170"/>
    </w:pPr>
    <w:rPr>
      <w:sz w:val="42"/>
    </w:rPr>
  </w:style>
  <w:style w:type="paragraph" w:styleId="DNALTGliederung3" w:customStyle="1">
    <w:name w:val="DNA~LT~Gliederung 3"/>
    <w:basedOn w:val="DNALTGliederung2"/>
    <w:qFormat/>
    <w:pPr>
      <w:spacing w:before="0" w:after="126"/>
    </w:pPr>
    <w:rPr>
      <w:sz w:val="36"/>
    </w:rPr>
  </w:style>
  <w:style w:type="paragraph" w:styleId="DNALTGliederung4" w:customStyle="1">
    <w:name w:val="DNA~LT~Gliederung 4"/>
    <w:basedOn w:val="DNALTGliederung3"/>
    <w:qFormat/>
    <w:pPr>
      <w:spacing w:before="0" w:after="84"/>
    </w:pPr>
    <w:rPr>
      <w:sz w:val="30"/>
    </w:rPr>
  </w:style>
  <w:style w:type="paragraph" w:styleId="DNALTGliederung5" w:customStyle="1">
    <w:name w:val="DNA~LT~Gliederung 5"/>
    <w:basedOn w:val="DNALTGliederung4"/>
    <w:qFormat/>
    <w:pPr>
      <w:spacing w:before="0" w:after="42"/>
    </w:pPr>
    <w:rPr/>
  </w:style>
  <w:style w:type="paragraph" w:styleId="DNALTGliederung6" w:customStyle="1">
    <w:name w:val="DNA~LT~Gliederung 6"/>
    <w:basedOn w:val="DNALTGliederung5"/>
    <w:qFormat/>
    <w:pPr/>
    <w:rPr/>
  </w:style>
  <w:style w:type="paragraph" w:styleId="DNALTGliederung7" w:customStyle="1">
    <w:name w:val="DNA~LT~Gliederung 7"/>
    <w:basedOn w:val="DNALTGliederung6"/>
    <w:qFormat/>
    <w:pPr/>
    <w:rPr/>
  </w:style>
  <w:style w:type="paragraph" w:styleId="DNALTGliederung8" w:customStyle="1">
    <w:name w:val="DNA~LT~Gliederung 8"/>
    <w:basedOn w:val="DNALTGliederung7"/>
    <w:qFormat/>
    <w:pPr/>
    <w:rPr/>
  </w:style>
  <w:style w:type="paragraph" w:styleId="DNALTGliederung9" w:customStyle="1">
    <w:name w:val="DNA~LT~Gliederung 9"/>
    <w:basedOn w:val="DNALTGliederung8"/>
    <w:qFormat/>
    <w:pPr/>
    <w:rPr/>
  </w:style>
  <w:style w:type="paragraph" w:styleId="DNALTTitel" w:customStyle="1">
    <w:name w:val="DNA~LT~Titel"/>
    <w:qFormat/>
    <w:pPr>
      <w:widowControl/>
      <w:suppressAutoHyphens w:val="true"/>
      <w:bidi w:val="0"/>
      <w:spacing w:before="0" w:after="0"/>
      <w:jc w:val="center"/>
    </w:pPr>
    <w:rPr>
      <w:rFonts w:ascii="Liberation Serif" w:hAnsi="Liberation Serif" w:eastAsia="DejaVu Sans" w:cs="Liberation Sans"/>
      <w:color w:val="050505"/>
      <w:kern w:val="2"/>
      <w:sz w:val="66"/>
      <w:szCs w:val="24"/>
      <w:lang w:val="en-IN" w:eastAsia="zh-CN" w:bidi="hi-IN"/>
    </w:rPr>
  </w:style>
  <w:style w:type="paragraph" w:styleId="DNALTUntertitel" w:customStyle="1">
    <w:name w:val="DNA~LT~Untertitel"/>
    <w:qFormat/>
    <w:pPr>
      <w:widowControl/>
      <w:suppressAutoHyphens w:val="true"/>
      <w:bidi w:val="0"/>
      <w:spacing w:before="0" w:after="0"/>
      <w:jc w:val="center"/>
    </w:pPr>
    <w:rPr>
      <w:rFonts w:ascii="Liberation Serif" w:hAnsi="Liberation Serif" w:eastAsia="DejaVu Sans" w:cs="Liberation Sans"/>
      <w:color w:val="auto"/>
      <w:kern w:val="2"/>
      <w:sz w:val="64"/>
      <w:szCs w:val="24"/>
      <w:lang w:val="en-IN" w:eastAsia="zh-CN" w:bidi="hi-IN"/>
    </w:rPr>
  </w:style>
  <w:style w:type="paragraph" w:styleId="DNALTNotizen" w:customStyle="1">
    <w:name w:val="DNA~LT~Notizen"/>
    <w:qFormat/>
    <w:pPr>
      <w:widowControl/>
      <w:suppressAutoHyphens w:val="true"/>
      <w:bidi w:val="0"/>
      <w:spacing w:before="0" w:after="0"/>
      <w:ind w:left="340" w:hanging="0"/>
      <w:jc w:val="left"/>
    </w:pPr>
    <w:rPr>
      <w:rFonts w:ascii="Liberation Sans" w:hAnsi="Liberation Sans" w:eastAsia="DejaVu Sans" w:cs="Liberation Sans"/>
      <w:color w:val="auto"/>
      <w:kern w:val="2"/>
      <w:sz w:val="58"/>
      <w:szCs w:val="24"/>
      <w:lang w:val="en-IN" w:eastAsia="zh-CN" w:bidi="hi-IN"/>
    </w:rPr>
  </w:style>
  <w:style w:type="paragraph" w:styleId="DNALTHintergrundobjekte" w:customStyle="1">
    <w:name w:val="DNA~LT~Hintergrundobjekte"/>
    <w:qFormat/>
    <w:pPr>
      <w:widowControl/>
      <w:suppressAutoHyphens w:val="true"/>
      <w:bidi w:val="0"/>
      <w:spacing w:before="0" w:after="0"/>
      <w:jc w:val="left"/>
    </w:pPr>
    <w:rPr>
      <w:rFonts w:ascii="Liberation Sans" w:hAnsi="Liberation Sans" w:eastAsia="DejaVu Sans" w:cs="Liberation Sans"/>
      <w:color w:val="auto"/>
      <w:kern w:val="2"/>
      <w:sz w:val="28"/>
      <w:szCs w:val="24"/>
      <w:lang w:val="en-IN" w:eastAsia="zh-CN" w:bidi="hi-IN"/>
    </w:rPr>
  </w:style>
  <w:style w:type="paragraph" w:styleId="DNALTHintergrund" w:customStyle="1">
    <w:name w:val="DNA~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en-IN" w:eastAsia="zh-CN" w:bidi="hi-IN"/>
    </w:rPr>
  </w:style>
  <w:style w:type="paragraph" w:styleId="PreformattedText" w:customStyle="1">
    <w:name w:val="Preformatted Text"/>
    <w:basedOn w:val="Normal"/>
    <w:qFormat/>
    <w:pPr/>
    <w:rPr>
      <w:rFonts w:ascii="Liberation Mono" w:hAnsi="Liberation Mono" w:eastAsia="Noto Sans Mono CJK SC" w:cs="Liberation Mono"/>
      <w:sz w:val="20"/>
      <w:szCs w:val="20"/>
    </w:rPr>
  </w:style>
  <w:style w:type="paragraph" w:styleId="ListParagraph">
    <w:name w:val="List Paragraph"/>
    <w:basedOn w:val="Normal"/>
    <w:uiPriority w:val="34"/>
    <w:qFormat/>
    <w:rsid w:val="00dc3739"/>
    <w:pPr>
      <w:spacing w:before="0" w:after="0"/>
      <w:ind w:left="720" w:hanging="0"/>
      <w:contextualSpacing/>
    </w:pPr>
    <w:rPr>
      <w:rFonts w:cs="Mangal"/>
      <w:szCs w:val="21"/>
    </w:rPr>
  </w:style>
  <w:style w:type="paragraph" w:styleId="HTMLPreformatted">
    <w:name w:val="HTML Preformatted"/>
    <w:basedOn w:val="Normal"/>
    <w:link w:val="HTMLPreformattedChar"/>
    <w:uiPriority w:val="99"/>
    <w:semiHidden/>
    <w:unhideWhenUsed/>
    <w:qFormat/>
    <w:rsid w:val="005b20a8"/>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pPr>
    <w:rPr>
      <w:rFonts w:ascii="Courier New" w:hAnsi="Courier New" w:eastAsia="Times New Roman" w:cs="Courier New"/>
      <w:kern w:val="0"/>
      <w:sz w:val="20"/>
      <w:szCs w:val="20"/>
      <w:lang w:eastAsia="en-IN"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Application>LibreOffice/6.4.7.2$Linux_X86_64 LibreOffice_project/40$Build-2</Application>
  <Pages>20</Pages>
  <Words>2764</Words>
  <Characters>17143</Characters>
  <CharactersWithSpaces>19873</CharactersWithSpaces>
  <Paragraphs>367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2024-01-14T11:04:00Z</dcterms:created>
  <dc:creator>AKSHAY KUMAR</dc:creator>
  <dc:description/>
  <dc:language>en-IN</dc:language>
  <cp:lastModifiedBy/>
  <dcterms:modified xsi:type="dcterms:W3CDTF">2024-06-26T11:27:49Z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